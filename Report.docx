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color w:val="7030A0"/>
          <w:sz w:val="28"/>
        </w:rPr>
      </w:pPr>
      <w:r>
        <w:rPr>
          <w:rFonts w:ascii="Times New Roman" w:hAnsi="Times New Roman"/>
          <w:b/>
          <w:color w:val="7030A0"/>
          <w:sz w:val="28"/>
        </w:rPr>
        <w:t>A Mini Project Report</w:t>
      </w:r>
    </w:p>
    <w:p>
      <w:pPr>
        <w:pStyle w:val="Normal"/>
        <w:jc w:val="center"/>
        <w:rPr>
          <w:rFonts w:ascii="Times New Roman" w:hAnsi="Times New Roman"/>
          <w:i/>
          <w:i/>
          <w:sz w:val="28"/>
        </w:rPr>
      </w:pPr>
      <w:r>
        <w:rPr>
          <w:rFonts w:ascii="Times New Roman" w:hAnsi="Times New Roman"/>
          <w:i/>
          <w:sz w:val="28"/>
        </w:rPr>
        <w:t>on</w:t>
      </w:r>
    </w:p>
    <w:p>
      <w:pPr>
        <w:pStyle w:val="Normal"/>
        <w:jc w:val="center"/>
        <w:rPr>
          <w:rFonts w:ascii="Times New Roman" w:hAnsi="Times New Roman"/>
          <w:color w:val="C00000"/>
          <w:sz w:val="36"/>
          <w:szCs w:val="36"/>
        </w:rPr>
      </w:pPr>
      <w:r>
        <w:rPr>
          <w:rFonts w:ascii="Times New Roman" w:hAnsi="Times New Roman"/>
          <w:color w:val="C00000"/>
          <w:sz w:val="36"/>
          <w:szCs w:val="36"/>
        </w:rPr>
        <w:t>“</w:t>
      </w:r>
      <w:r>
        <w:rPr>
          <w:rFonts w:ascii="Times New Roman" w:hAnsi="Times New Roman"/>
          <w:color w:val="C00000"/>
          <w:sz w:val="36"/>
          <w:szCs w:val="36"/>
        </w:rPr>
        <w:t xml:space="preserve">Automation Testing of </w:t>
      </w:r>
    </w:p>
    <w:p>
      <w:pPr>
        <w:pStyle w:val="Normal"/>
        <w:jc w:val="center"/>
        <w:rPr>
          <w:rFonts w:ascii="Times New Roman" w:hAnsi="Times New Roman"/>
          <w:color w:val="C00000"/>
          <w:sz w:val="36"/>
          <w:szCs w:val="36"/>
        </w:rPr>
      </w:pPr>
      <w:r>
        <w:rPr>
          <w:rFonts w:ascii="Times New Roman" w:hAnsi="Times New Roman"/>
          <w:color w:val="C00000"/>
          <w:sz w:val="36"/>
          <w:szCs w:val="36"/>
        </w:rPr>
        <w:t>The E-Commerce Site (Amazon.com) “</w:t>
      </w:r>
    </w:p>
    <w:p>
      <w:pPr>
        <w:pStyle w:val="Normal"/>
        <w:jc w:val="center"/>
        <w:rPr>
          <w:rFonts w:ascii="Times New Roman" w:hAnsi="Times New Roman"/>
          <w:i/>
          <w:i/>
        </w:rPr>
      </w:pPr>
      <w:r>
        <w:rPr>
          <w:rFonts w:ascii="Times New Roman" w:hAnsi="Times New Roman"/>
          <w:i/>
        </w:rPr>
        <w:t>By</w:t>
      </w:r>
    </w:p>
    <w:p>
      <w:pPr>
        <w:pStyle w:val="Normal"/>
        <w:jc w:val="center"/>
        <w:rPr>
          <w:rFonts w:ascii="Times New Roman" w:hAnsi="Times New Roman"/>
          <w:i/>
          <w:i/>
        </w:rPr>
      </w:pPr>
      <w:r>
        <w:rPr>
          <w:rFonts w:ascii="Times New Roman" w:hAnsi="Times New Roman"/>
          <w:i/>
        </w:rPr>
      </w:r>
    </w:p>
    <w:p>
      <w:pPr>
        <w:pStyle w:val="Normal"/>
        <w:spacing w:before="0" w:after="0"/>
        <w:jc w:val="center"/>
        <w:rPr>
          <w:rFonts w:ascii="Times New Roman" w:hAnsi="Times New Roman"/>
          <w:b/>
          <w:b/>
          <w:color w:val="000000" w:themeColor="text1"/>
        </w:rPr>
      </w:pPr>
      <w:r>
        <w:rPr>
          <w:rFonts w:ascii="Times New Roman" w:hAnsi="Times New Roman"/>
          <w:b/>
          <w:color w:val="000000" w:themeColor="text1"/>
          <w:sz w:val="24"/>
          <w:szCs w:val="24"/>
        </w:rPr>
        <w:t>Avesh Shaikh (B12053)</w:t>
      </w:r>
    </w:p>
    <w:p>
      <w:pPr>
        <w:pStyle w:val="Normal"/>
        <w:spacing w:before="0" w:after="0"/>
        <w:jc w:val="center"/>
        <w:rPr>
          <w:rFonts w:ascii="Times New Roman" w:hAnsi="Times New Roman"/>
          <w:b/>
          <w:b/>
          <w:color w:val="000000" w:themeColor="text1"/>
        </w:rPr>
      </w:pPr>
      <w:r>
        <w:rPr/>
      </w:r>
    </w:p>
    <w:p>
      <w:pPr>
        <w:pStyle w:val="Normal"/>
        <w:jc w:val="center"/>
        <w:rPr>
          <w:rFonts w:ascii="Times New Roman" w:hAnsi="Times New Roman"/>
          <w:i/>
          <w:i/>
        </w:rPr>
      </w:pPr>
      <w:r>
        <w:rPr>
          <w:rFonts w:ascii="Times New Roman" w:hAnsi="Times New Roman"/>
          <w:i/>
        </w:rPr>
      </w:r>
    </w:p>
    <w:p>
      <w:pPr>
        <w:pStyle w:val="Normal"/>
        <w:jc w:val="center"/>
        <w:rPr>
          <w:rFonts w:ascii="Times New Roman" w:hAnsi="Times New Roman"/>
          <w:i/>
          <w:i/>
        </w:rPr>
      </w:pPr>
      <w:r>
        <w:rPr>
          <w:rFonts w:ascii="Times New Roman" w:hAnsi="Times New Roman"/>
          <w:i/>
        </w:rPr>
        <w:t>Under the guidance of</w:t>
      </w:r>
    </w:p>
    <w:p>
      <w:pPr>
        <w:pStyle w:val="Normal"/>
        <w:jc w:val="center"/>
        <w:rPr/>
      </w:pPr>
      <w:r>
        <w:rPr>
          <w:rFonts w:ascii="Times New Roman" w:hAnsi="Times New Roman"/>
          <w:b/>
          <w:color w:val="000000" w:themeColor="text1"/>
        </w:rPr>
        <w:t>Prof. K. P. Tambe</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drawing>
          <wp:inline distT="0" distB="0" distL="19050" distR="9525">
            <wp:extent cx="1838325" cy="2019300"/>
            <wp:effectExtent l="0" t="0" r="0" b="0"/>
            <wp:docPr id="1" name="Picture 1" descr="Description: ZE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ZEAL LOGO"/>
                    <pic:cNvPicPr>
                      <a:picLocks noChangeAspect="1" noChangeArrowheads="1"/>
                    </pic:cNvPicPr>
                  </pic:nvPicPr>
                  <pic:blipFill>
                    <a:blip r:embed="rId2"/>
                    <a:stretch>
                      <a:fillRect/>
                    </a:stretch>
                  </pic:blipFill>
                  <pic:spPr bwMode="auto">
                    <a:xfrm>
                      <a:off x="0" y="0"/>
                      <a:ext cx="1838325" cy="2019300"/>
                    </a:xfrm>
                    <a:prstGeom prst="rect">
                      <a:avLst/>
                    </a:prstGeom>
                  </pic:spPr>
                </pic:pic>
              </a:graphicData>
            </a:graphic>
          </wp:inline>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sz w:val="17"/>
          <w:szCs w:val="17"/>
        </w:rPr>
      </w:pPr>
      <w:r>
        <w:rPr>
          <w:rFonts w:ascii="Times New Roman" w:hAnsi="Times New Roman"/>
          <w:sz w:val="17"/>
          <w:szCs w:val="17"/>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b/>
          <w:b/>
          <w:color w:val="7030A0"/>
          <w:sz w:val="24"/>
        </w:rPr>
      </w:pPr>
      <w:r>
        <w:rPr>
          <w:rFonts w:ascii="Times New Roman" w:hAnsi="Times New Roman"/>
          <w:b/>
          <w:color w:val="7030A0"/>
          <w:sz w:val="24"/>
        </w:rPr>
        <w:t>Department of Computer Engineering</w:t>
      </w:r>
    </w:p>
    <w:p>
      <w:pPr>
        <w:pStyle w:val="Normal"/>
        <w:jc w:val="center"/>
        <w:rPr>
          <w:rFonts w:ascii="Times New Roman" w:hAnsi="Times New Roman"/>
          <w:b/>
          <w:b/>
          <w:color w:val="1F497D"/>
        </w:rPr>
      </w:pPr>
      <w:r>
        <w:rPr>
          <w:rFonts w:ascii="Times New Roman" w:hAnsi="Times New Roman"/>
          <w:b/>
          <w:color w:val="1F497D"/>
        </w:rPr>
        <w:t>ZEAL College of Engineering and Research, SAVITRIBAI PHULE PUNE UNIVERSITY</w:t>
      </w:r>
    </w:p>
    <w:p>
      <w:pPr>
        <w:pStyle w:val="Normal"/>
        <w:jc w:val="center"/>
        <w:rPr>
          <w:rFonts w:ascii="Times New Roman" w:hAnsi="Times New Roman"/>
          <w:b/>
          <w:b/>
          <w:color w:val="00B050"/>
        </w:rPr>
      </w:pPr>
      <w:r>
        <w:rPr>
          <w:rFonts w:ascii="Times New Roman" w:hAnsi="Times New Roman"/>
          <w:b/>
          <w:color w:val="00B050"/>
        </w:rPr>
        <w:t>2018-2019</w:t>
      </w:r>
    </w:p>
    <w:tbl>
      <w:tblPr>
        <w:tblW w:w="9900" w:type="dxa"/>
        <w:jc w:val="left"/>
        <w:tblInd w:w="-185" w:type="dxa"/>
        <w:tblBorders/>
        <w:tblCellMar>
          <w:top w:w="0" w:type="dxa"/>
          <w:left w:w="108" w:type="dxa"/>
          <w:bottom w:w="0" w:type="dxa"/>
          <w:right w:w="108" w:type="dxa"/>
        </w:tblCellMar>
        <w:tblLook w:lastRow="0" w:firstRow="1" w:lastColumn="0" w:firstColumn="1" w:val="04a0" w:noHBand="0" w:noVBand="1"/>
      </w:tblPr>
      <w:tblGrid>
        <w:gridCol w:w="8083"/>
        <w:gridCol w:w="50"/>
        <w:gridCol w:w="1767"/>
      </w:tblGrid>
      <w:tr>
        <w:trPr>
          <w:trHeight w:val="1629" w:hRule="atLeast"/>
        </w:trPr>
        <w:tc>
          <w:tcPr>
            <w:tcW w:w="8083" w:type="dxa"/>
            <w:tcBorders/>
            <w:shd w:fill="auto" w:val="clear"/>
          </w:tcPr>
          <w:p>
            <w:pPr>
              <w:pStyle w:val="NormalWeb"/>
              <w:spacing w:beforeAutospacing="0" w:before="0" w:afterAutospacing="0" w:after="0"/>
              <w:rPr>
                <w:color w:val="1F497D"/>
                <w:szCs w:val="28"/>
              </w:rPr>
            </w:pPr>
            <w:r>
              <w:rPr/>
            </w:r>
          </w:p>
          <w:p>
            <w:pPr>
              <w:pStyle w:val="NormalWeb"/>
              <w:spacing w:beforeAutospacing="0" w:before="0" w:afterAutospacing="0" w:after="0"/>
              <w:rPr>
                <w:color w:val="1F497D"/>
                <w:szCs w:val="28"/>
              </w:rPr>
            </w:pPr>
            <w:r>
              <w:rPr>
                <w:color w:val="1F497D"/>
                <w:szCs w:val="28"/>
              </w:rPr>
              <w:t>Department of Computer Engineering</w:t>
            </w:r>
          </w:p>
          <w:p>
            <w:pPr>
              <w:pStyle w:val="NormalWeb"/>
              <w:spacing w:beforeAutospacing="0" w:before="0" w:afterAutospacing="0" w:after="0"/>
              <w:rPr/>
            </w:pPr>
            <w:r>
              <mc:AlternateContent>
                <mc:Choice Requires="wps">
                  <w:drawing>
                    <wp:anchor behindDoc="0" distT="0" distB="0" distL="114300" distR="114300" simplePos="0" locked="0" layoutInCell="1" allowOverlap="1" relativeHeight="2">
                      <wp:simplePos x="0" y="0"/>
                      <wp:positionH relativeFrom="column">
                        <wp:posOffset>33655</wp:posOffset>
                      </wp:positionH>
                      <wp:positionV relativeFrom="paragraph">
                        <wp:posOffset>596900</wp:posOffset>
                      </wp:positionV>
                      <wp:extent cx="4890135" cy="635"/>
                      <wp:effectExtent l="0" t="0" r="0" b="0"/>
                      <wp:wrapNone/>
                      <wp:docPr id="2" name=""/>
                      <a:graphic xmlns:a="http://schemas.openxmlformats.org/drawingml/2006/main">
                        <a:graphicData uri="http://schemas.microsoft.com/office/word/2010/wordprocessingShape">
                          <wps:wsp>
                            <wps:cNvSpPr/>
                            <wps:spPr>
                              <a:xfrm>
                                <a:off x="0" y="0"/>
                                <a:ext cx="4889520" cy="0"/>
                              </a:xfrm>
                              <a:prstGeom prst="line">
                                <a:avLst/>
                              </a:prstGeom>
                              <a:ln w="41400">
                                <a:solidFill>
                                  <a:srgbClr val="000000"/>
                                </a:solidFill>
                                <a:miter/>
                              </a:ln>
                            </wps:spPr>
                            <wps:style>
                              <a:lnRef idx="0"/>
                              <a:fillRef idx="0"/>
                              <a:effectRef idx="0"/>
                              <a:fontRef idx="minor"/>
                            </wps:style>
                            <wps:bodyPr/>
                          </wps:wsp>
                        </a:graphicData>
                      </a:graphic>
                    </wp:anchor>
                  </w:drawing>
                </mc:Choice>
                <mc:Fallback>
                  <w:pict>
                    <v:line id="shape_0" from="2.65pt,47pt" to="387.6pt,47pt" stroked="t" style="position:absolute">
                      <v:stroke color="black" weight="41400" joinstyle="miter" endcap="flat"/>
                      <v:fill o:detectmouseclick="t" on="false"/>
                    </v:line>
                  </w:pict>
                </mc:Fallback>
              </mc:AlternateContent>
            </w:r>
            <w:r>
              <w:rPr>
                <w:b/>
              </w:rPr>
              <w:t>Z</w:t>
            </w:r>
            <w:r>
              <w:rPr>
                <w:b/>
              </w:rPr>
              <w:t>eal College of Engineering and Research,</w:t>
            </w:r>
          </w:p>
        </w:tc>
        <w:tc>
          <w:tcPr>
            <w:tcW w:w="50" w:type="dxa"/>
            <w:tcBorders/>
            <w:shd w:fill="auto" w:val="clear"/>
          </w:tcPr>
          <w:p>
            <w:pPr>
              <w:pStyle w:val="NormalWeb"/>
              <w:spacing w:before="280" w:after="280"/>
              <w:jc w:val="right"/>
              <w:rPr>
                <w:sz w:val="22"/>
                <w:szCs w:val="22"/>
              </w:rPr>
            </w:pPr>
            <w:r>
              <w:rPr>
                <w:sz w:val="22"/>
                <w:szCs w:val="22"/>
              </w:rPr>
            </w:r>
          </w:p>
        </w:tc>
        <w:tc>
          <w:tcPr>
            <w:tcW w:w="1767" w:type="dxa"/>
            <w:tcBorders/>
            <w:shd w:fill="auto" w:val="clear"/>
          </w:tcPr>
          <w:p>
            <w:pPr>
              <w:pStyle w:val="NormalWeb"/>
              <w:spacing w:before="280" w:after="280"/>
              <w:jc w:val="right"/>
              <w:rPr>
                <w:sz w:val="22"/>
                <w:szCs w:val="22"/>
              </w:rPr>
            </w:pPr>
            <w:r>
              <w:rPr/>
              <w:drawing>
                <wp:inline distT="0" distB="9525" distL="0" distR="0">
                  <wp:extent cx="838200" cy="923925"/>
                  <wp:effectExtent l="0" t="0" r="0" b="0"/>
                  <wp:docPr id="3" name="Image1" descr="Description: ZE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escription: ZEAL LOGO"/>
                          <pic:cNvPicPr>
                            <a:picLocks noChangeAspect="1" noChangeArrowheads="1"/>
                          </pic:cNvPicPr>
                        </pic:nvPicPr>
                        <pic:blipFill>
                          <a:blip r:embed="rId3"/>
                          <a:stretch>
                            <a:fillRect/>
                          </a:stretch>
                        </pic:blipFill>
                        <pic:spPr bwMode="auto">
                          <a:xfrm>
                            <a:off x="0" y="0"/>
                            <a:ext cx="838200" cy="923925"/>
                          </a:xfrm>
                          <a:prstGeom prst="rect">
                            <a:avLst/>
                          </a:prstGeom>
                        </pic:spPr>
                      </pic:pic>
                    </a:graphicData>
                  </a:graphic>
                </wp:inline>
              </w:drawing>
            </w:r>
          </w:p>
        </w:tc>
      </w:tr>
    </w:tbl>
    <w:p>
      <w:pPr>
        <w:pStyle w:val="NormalWeb"/>
        <w:rPr>
          <w:b/>
          <w:b/>
          <w:sz w:val="22"/>
          <w:szCs w:val="22"/>
        </w:rPr>
      </w:pPr>
      <w:r>
        <w:rPr>
          <w:b/>
          <w:sz w:val="22"/>
          <w:szCs w:val="22"/>
        </w:rPr>
      </w:r>
    </w:p>
    <w:p>
      <w:pPr>
        <w:pStyle w:val="NormalWeb"/>
        <w:rPr/>
      </w:pPr>
      <w:r>
        <w:rPr>
          <w:b/>
          <w:sz w:val="22"/>
          <w:szCs w:val="22"/>
        </w:rPr>
        <w:tab/>
        <w:tab/>
        <w:tab/>
        <w:tab/>
        <w:tab/>
        <w:tab/>
        <w:tab/>
        <w:tab/>
        <w:tab/>
        <w:tab/>
      </w:r>
      <w:r>
        <w:rPr>
          <w:sz w:val="22"/>
          <w:szCs w:val="22"/>
        </w:rPr>
        <w:t>Date:   /    /201</w:t>
      </w:r>
      <w:r>
        <w:rPr/>
        <w:t>8</w:t>
      </w:r>
    </w:p>
    <w:p>
      <w:pPr>
        <w:pStyle w:val="NormalWeb"/>
        <w:spacing w:before="0" w:afterAutospacing="0" w:after="0"/>
        <w:jc w:val="center"/>
        <w:rPr>
          <w:b/>
          <w:b/>
          <w:sz w:val="32"/>
          <w:szCs w:val="22"/>
          <w:u w:val="single"/>
        </w:rPr>
      </w:pPr>
      <w:r>
        <w:rPr>
          <w:b/>
          <w:sz w:val="32"/>
          <w:szCs w:val="22"/>
          <w:u w:val="single"/>
        </w:rPr>
      </w:r>
    </w:p>
    <w:p>
      <w:pPr>
        <w:pStyle w:val="NormalWeb"/>
        <w:spacing w:before="0" w:afterAutospacing="0" w:after="0"/>
        <w:jc w:val="center"/>
        <w:rPr>
          <w:b/>
          <w:b/>
          <w:sz w:val="32"/>
          <w:szCs w:val="22"/>
          <w:u w:val="single"/>
        </w:rPr>
      </w:pPr>
      <w:r>
        <w:rPr>
          <w:b/>
          <w:sz w:val="32"/>
          <w:szCs w:val="22"/>
          <w:u w:val="single"/>
        </w:rPr>
        <w:t>CERTIFICATE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sz w:val="24"/>
          <w:szCs w:val="24"/>
        </w:rPr>
      </w:pPr>
      <w:r>
        <w:rPr>
          <w:rFonts w:ascii="Times New Roman" w:hAnsi="Times New Roman"/>
          <w:sz w:val="24"/>
          <w:szCs w:val="24"/>
        </w:rPr>
        <w:t>This is to certify that,</w:t>
      </w:r>
    </w:p>
    <w:p>
      <w:pPr>
        <w:pStyle w:val="Normal"/>
        <w:spacing w:before="0" w:after="0"/>
        <w:jc w:val="center"/>
        <w:rPr>
          <w:rFonts w:ascii="Times New Roman" w:hAnsi="Times New Roman"/>
          <w:sz w:val="24"/>
          <w:szCs w:val="24"/>
        </w:rPr>
      </w:pPr>
      <w:r>
        <w:rPr>
          <w:rFonts w:ascii="Times New Roman" w:hAnsi="Times New Roman"/>
          <w:sz w:val="24"/>
          <w:szCs w:val="24"/>
        </w:rPr>
        <w:t>Avesh Shaikh (B12053)</w:t>
      </w:r>
    </w:p>
    <w:p>
      <w:pPr>
        <w:pStyle w:val="Normal"/>
        <w:spacing w:before="0" w:after="0"/>
        <w:jc w:val="center"/>
        <w:rPr>
          <w:rFonts w:ascii="Times New Roman" w:hAnsi="Times New Roman"/>
          <w:sz w:val="24"/>
          <w:szCs w:val="24"/>
        </w:rPr>
      </w:pPr>
      <w:r>
        <w:rPr>
          <w:rFonts w:ascii="Times New Roman" w:hAnsi="Times New Roman"/>
          <w:sz w:val="24"/>
          <w:szCs w:val="24"/>
        </w:rPr>
        <w:t>Puja Tapadiya (B12060)</w:t>
      </w:r>
    </w:p>
    <w:p>
      <w:pPr>
        <w:pStyle w:val="Normal"/>
        <w:spacing w:before="0" w:after="0"/>
        <w:jc w:val="center"/>
        <w:rPr>
          <w:rFonts w:ascii="Times New Roman" w:hAnsi="Times New Roman"/>
          <w:sz w:val="24"/>
          <w:szCs w:val="24"/>
        </w:rPr>
      </w:pPr>
      <w:r>
        <w:rPr>
          <w:rFonts w:ascii="Times New Roman" w:hAnsi="Times New Roman"/>
          <w:sz w:val="24"/>
          <w:szCs w:val="24"/>
        </w:rPr>
        <w:t>Kirtikumar Waykos (B12066)</w:t>
      </w:r>
    </w:p>
    <w:p>
      <w:pPr>
        <w:pStyle w:val="Normal"/>
        <w:spacing w:before="0" w:after="0"/>
        <w:jc w:val="center"/>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t>of class B.E COMP, have successfully completed their mini project work on “</w:t>
      </w:r>
      <w:r>
        <w:rPr>
          <w:rFonts w:ascii="Times New Roman" w:hAnsi="Times New Roman"/>
          <w:b/>
          <w:bCs/>
          <w:sz w:val="24"/>
          <w:szCs w:val="24"/>
        </w:rPr>
        <w:t xml:space="preserve">Automation Testing of The E-Commerce Site (Amazon.com)”, </w:t>
      </w:r>
      <w:r>
        <w:rPr>
          <w:rFonts w:ascii="Times New Roman" w:hAnsi="Times New Roman"/>
          <w:sz w:val="24"/>
          <w:szCs w:val="24"/>
        </w:rPr>
        <w:t xml:space="preserve">at </w:t>
      </w:r>
      <w:r>
        <w:rPr>
          <w:rFonts w:ascii="Times New Roman" w:hAnsi="Times New Roman"/>
          <w:b/>
          <w:sz w:val="24"/>
          <w:szCs w:val="24"/>
        </w:rPr>
        <w:t>Zeal College of Engineering and Research, Pune</w:t>
      </w:r>
      <w:r>
        <w:rPr>
          <w:rFonts w:ascii="Times New Roman" w:hAnsi="Times New Roman"/>
          <w:sz w:val="24"/>
          <w:szCs w:val="24"/>
        </w:rPr>
        <w:t xml:space="preserve"> the fulfillment of the Graduate Degree course in B.E (2015 PATTERN) at the department of </w:t>
      </w:r>
      <w:r>
        <w:rPr>
          <w:rFonts w:ascii="Times New Roman" w:hAnsi="Times New Roman"/>
          <w:b/>
          <w:sz w:val="24"/>
          <w:szCs w:val="24"/>
          <w:u w:val="single"/>
        </w:rPr>
        <w:t>Computer Engineering</w:t>
      </w:r>
      <w:r>
        <w:rPr>
          <w:rFonts w:ascii="Times New Roman" w:hAnsi="Times New Roman"/>
          <w:sz w:val="24"/>
          <w:szCs w:val="24"/>
        </w:rPr>
        <w:t xml:space="preserve">, in the academic Year 2018-2019 Semester – I as prescribed by the </w:t>
      </w:r>
      <w:r>
        <w:rPr>
          <w:rFonts w:ascii="Times New Roman" w:hAnsi="Times New Roman"/>
          <w:b/>
          <w:sz w:val="24"/>
          <w:szCs w:val="24"/>
        </w:rPr>
        <w:t>Savitribai Phule Pune University.</w:t>
      </w:r>
    </w:p>
    <w:p>
      <w:pPr>
        <w:pStyle w:val="NormalWeb"/>
        <w:rPr/>
      </w:pPr>
      <w:r>
        <w:rPr/>
      </w:r>
    </w:p>
    <w:p>
      <w:pPr>
        <w:pStyle w:val="NormalWeb"/>
        <w:rPr/>
      </w:pPr>
      <w:r>
        <w:rPr/>
      </w:r>
    </w:p>
    <w:p>
      <w:pPr>
        <w:pStyle w:val="NormalWeb"/>
        <w:spacing w:lineRule="auto" w:line="276" w:beforeAutospacing="0" w:before="0" w:afterAutospacing="0" w:after="0"/>
        <w:rPr/>
      </w:pPr>
      <w:r>
        <w:rPr/>
        <w:t xml:space="preserve">Prof. K. P. Tambe     </w:t>
        <w:tab/>
        <w:tab/>
        <w:tab/>
        <w:tab/>
        <w:tab/>
        <w:tab/>
        <w:t xml:space="preserve">        Dr. Prasad S. Halgaonkar</w:t>
      </w:r>
    </w:p>
    <w:p>
      <w:pPr>
        <w:pStyle w:val="NormalWeb"/>
        <w:spacing w:lineRule="auto" w:line="276" w:beforeAutospacing="0" w:before="0" w:afterAutospacing="0" w:after="0"/>
        <w:rPr/>
      </w:pPr>
      <w:r>
        <w:rPr/>
        <w:t>Project Guide</w:t>
        <w:tab/>
        <w:tab/>
        <w:tab/>
        <w:tab/>
        <w:tab/>
        <w:tab/>
        <w:tab/>
        <w:t xml:space="preserve">     Head of the Department</w:t>
      </w:r>
    </w:p>
    <w:p>
      <w:pPr>
        <w:pStyle w:val="Normal"/>
        <w:spacing w:before="0" w:after="0"/>
        <w:ind w:firstLine="720"/>
        <w:jc w:val="right"/>
        <w:rPr>
          <w:rFonts w:ascii="Times New Roman" w:hAnsi="Times New Roman"/>
          <w:sz w:val="24"/>
          <w:szCs w:val="24"/>
        </w:rPr>
      </w:pPr>
      <w:r>
        <w:rPr>
          <w:rFonts w:ascii="Times New Roman" w:hAnsi="Times New Roman"/>
          <w:sz w:val="24"/>
          <w:szCs w:val="24"/>
        </w:rPr>
        <w:tab/>
        <w:tab/>
        <w:tab/>
        <w:tab/>
        <w:tab/>
        <w:tab/>
        <w:t xml:space="preserve"> (Department of Computer Engineering)</w:t>
      </w:r>
    </w:p>
    <w:p>
      <w:pPr>
        <w:pStyle w:val="Normal"/>
        <w:spacing w:before="0" w:after="0"/>
        <w:ind w:firstLine="720"/>
        <w:rPr>
          <w:rFonts w:ascii="Times New Roman" w:hAnsi="Times New Roman"/>
        </w:rPr>
      </w:pPr>
      <w:r>
        <w:rPr>
          <w:rFonts w:ascii="Times New Roman" w:hAnsi="Times New Roman"/>
        </w:rPr>
        <w:tab/>
        <w:tab/>
        <w:tab/>
        <w:tab/>
        <w:tab/>
        <w:tab/>
      </w:r>
    </w:p>
    <w:p>
      <w:pPr>
        <w:pStyle w:val="Normal"/>
        <w:spacing w:lineRule="auto" w:line="360" w:before="0" w:after="0"/>
        <w:ind w:left="2160" w:firstLine="720"/>
        <w:rPr>
          <w:rFonts w:ascii="Times New Roman" w:hAnsi="Times New Roman"/>
        </w:rPr>
      </w:pPr>
      <w:r>
        <w:rPr>
          <w:rFonts w:ascii="Times New Roman" w:hAnsi="Times New Roman"/>
        </w:rPr>
      </w:r>
    </w:p>
    <w:p>
      <w:pPr>
        <w:pStyle w:val="Normal"/>
        <w:spacing w:lineRule="auto" w:line="360"/>
        <w:ind w:left="2160" w:firstLine="72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Fonts w:ascii="Times New Roman" w:hAnsi="Times New Roman"/>
          <w:b/>
          <w:sz w:val="36"/>
          <w:szCs w:val="36"/>
        </w:rPr>
        <w:t>Acknowledgment</w:t>
      </w:r>
    </w:p>
    <w:p>
      <w:pPr>
        <w:pStyle w:val="Normal"/>
        <w:spacing w:before="0" w:after="0"/>
        <w:jc w:val="both"/>
        <w:rPr>
          <w:rFonts w:ascii="Times New Roman" w:hAnsi="Times New Roman"/>
          <w:sz w:val="28"/>
          <w:szCs w:val="28"/>
        </w:rPr>
      </w:pPr>
      <w:r>
        <w:rPr>
          <w:rFonts w:ascii="Times New Roman" w:hAnsi="Times New Roman"/>
          <w:sz w:val="28"/>
          <w:szCs w:val="28"/>
        </w:rPr>
      </w:r>
    </w:p>
    <w:p>
      <w:pPr>
        <w:pStyle w:val="Normal"/>
        <w:spacing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ind w:firstLine="1260"/>
        <w:jc w:val="both"/>
        <w:rPr>
          <w:rFonts w:ascii="Times New Roman" w:hAnsi="Times New Roman"/>
          <w:sz w:val="24"/>
          <w:szCs w:val="24"/>
        </w:rPr>
      </w:pPr>
      <w:r>
        <w:rPr>
          <w:rFonts w:ascii="Times New Roman" w:hAnsi="Times New Roman"/>
          <w:sz w:val="24"/>
          <w:szCs w:val="24"/>
        </w:rPr>
        <w:t xml:space="preserve">We take this opportunity to thank our project Guide </w:t>
      </w:r>
      <w:r>
        <w:rPr>
          <w:rFonts w:ascii="Times New Roman" w:hAnsi="Times New Roman"/>
          <w:b/>
          <w:sz w:val="24"/>
          <w:szCs w:val="24"/>
        </w:rPr>
        <w:t xml:space="preserve">Prof.Kailash P. Tambe </w:t>
      </w:r>
      <w:r>
        <w:rPr>
          <w:rFonts w:ascii="Times New Roman" w:hAnsi="Times New Roman"/>
          <w:sz w:val="24"/>
          <w:szCs w:val="24"/>
        </w:rPr>
        <w:t xml:space="preserve">and Head of the Department </w:t>
      </w:r>
      <w:r>
        <w:rPr>
          <w:rFonts w:ascii="Times New Roman" w:hAnsi="Times New Roman"/>
          <w:b/>
          <w:sz w:val="24"/>
          <w:szCs w:val="24"/>
        </w:rPr>
        <w:t>Dr. Prasad S. Halgaonkar</w:t>
      </w:r>
      <w:r>
        <w:rPr>
          <w:rFonts w:ascii="Times New Roman" w:hAnsi="Times New Roman"/>
          <w:sz w:val="24"/>
          <w:szCs w:val="24"/>
        </w:rPr>
        <w:t xml:space="preserve"> for their valuable guidance and for providing all the necessary facilities, which were indispensable in the completion of this project report. </w:t>
      </w:r>
    </w:p>
    <w:p>
      <w:pPr>
        <w:pStyle w:val="Normal"/>
        <w:spacing w:lineRule="auto" w:line="360" w:before="0" w:after="0"/>
        <w:ind w:firstLine="1260"/>
        <w:jc w:val="both"/>
        <w:rPr>
          <w:rFonts w:ascii="Times New Roman" w:hAnsi="Times New Roman"/>
          <w:sz w:val="24"/>
          <w:szCs w:val="24"/>
        </w:rPr>
      </w:pPr>
      <w:r>
        <w:rPr>
          <w:rFonts w:ascii="Times New Roman" w:hAnsi="Times New Roman"/>
          <w:sz w:val="24"/>
          <w:szCs w:val="24"/>
        </w:rPr>
        <w:t>We are also thankful to all the staff members of Computer Engineering the Department for their valuable time, support, comments, suggestions and persuasion. I would also like to thank the institute for providing the required facilities, Internet access and important books.</w:t>
        <w:tab/>
      </w:r>
    </w:p>
    <w:p>
      <w:pPr>
        <w:pStyle w:val="Normal"/>
        <w:spacing w:before="0" w:after="0"/>
        <w:jc w:val="right"/>
        <w:rPr>
          <w:rFonts w:ascii="Times New Roman" w:hAnsi="Times New Roman"/>
        </w:rPr>
      </w:pPr>
      <w:r>
        <w:rPr>
          <w:rFonts w:ascii="Times New Roman" w:hAnsi="Times New Roman"/>
        </w:rPr>
      </w:r>
    </w:p>
    <w:p>
      <w:pPr>
        <w:pStyle w:val="Normal"/>
        <w:spacing w:before="0" w:after="0"/>
        <w:jc w:val="right"/>
        <w:rPr>
          <w:rFonts w:ascii="Times New Roman" w:hAnsi="Times New Roman"/>
        </w:rPr>
      </w:pPr>
      <w:r>
        <w:rPr>
          <w:rFonts w:ascii="Times New Roman" w:hAnsi="Times New Roman"/>
        </w:rPr>
      </w:r>
    </w:p>
    <w:p>
      <w:pPr>
        <w:pStyle w:val="Normal"/>
        <w:spacing w:before="0" w:after="0"/>
        <w:jc w:val="right"/>
        <w:rPr>
          <w:rFonts w:ascii="Times New Roman" w:hAnsi="Times New Roman"/>
        </w:rPr>
      </w:pPr>
      <w:r>
        <w:rPr>
          <w:rFonts w:ascii="Times New Roman" w:hAnsi="Times New Roman"/>
        </w:rPr>
      </w:r>
    </w:p>
    <w:p>
      <w:pPr>
        <w:pStyle w:val="Normal"/>
        <w:spacing w:before="0" w:after="0"/>
        <w:jc w:val="right"/>
        <w:rPr>
          <w:rFonts w:ascii="Times New Roman" w:hAnsi="Times New Roman"/>
        </w:rPr>
      </w:pPr>
      <w:r>
        <w:rPr>
          <w:rFonts w:ascii="Times New Roman" w:hAnsi="Times New Roman"/>
        </w:rPr>
      </w:r>
    </w:p>
    <w:p>
      <w:pPr>
        <w:pStyle w:val="Normal"/>
        <w:spacing w:before="0" w:after="0"/>
        <w:jc w:val="right"/>
        <w:rPr>
          <w:rFonts w:ascii="Times New Roman" w:hAnsi="Times New Roman"/>
          <w:sz w:val="24"/>
          <w:szCs w:val="24"/>
        </w:rPr>
      </w:pPr>
      <w:r>
        <w:rPr>
          <w:rFonts w:ascii="Times New Roman" w:hAnsi="Times New Roman"/>
          <w:sz w:val="24"/>
          <w:szCs w:val="24"/>
        </w:rPr>
        <w:t>Avesh Shaikh (B12053)</w:t>
      </w:r>
    </w:p>
    <w:p>
      <w:pPr>
        <w:pStyle w:val="Normal"/>
        <w:spacing w:before="0" w:after="0"/>
        <w:jc w:val="right"/>
        <w:rPr>
          <w:rFonts w:ascii="Times New Roman" w:hAnsi="Times New Roman"/>
          <w:sz w:val="24"/>
          <w:szCs w:val="24"/>
        </w:rPr>
      </w:pPr>
      <w:r>
        <w:rPr>
          <w:rFonts w:ascii="Times New Roman" w:hAnsi="Times New Roman"/>
          <w:sz w:val="24"/>
          <w:szCs w:val="24"/>
        </w:rPr>
        <w:t>Puja Tapadiya (B12060)</w:t>
      </w:r>
    </w:p>
    <w:p>
      <w:pPr>
        <w:pStyle w:val="Normal"/>
        <w:spacing w:before="0" w:after="0"/>
        <w:jc w:val="right"/>
        <w:rPr>
          <w:rFonts w:ascii="Times New Roman" w:hAnsi="Times New Roman"/>
          <w:sz w:val="28"/>
          <w:szCs w:val="24"/>
        </w:rPr>
      </w:pPr>
      <w:r>
        <w:rPr>
          <w:rFonts w:ascii="Times New Roman" w:hAnsi="Times New Roman"/>
          <w:sz w:val="24"/>
          <w:szCs w:val="24"/>
        </w:rPr>
        <w:t>Kirtikumar Waykos (B12066)</w:t>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b/>
          <w:b/>
          <w:bCs/>
          <w:szCs w:val="20"/>
        </w:rPr>
      </w:pPr>
      <w:r>
        <w:rPr>
          <w:rFonts w:ascii="Times New Roman" w:hAnsi="Times New Roman"/>
          <w:b/>
          <w:bCs/>
          <w:szCs w:val="20"/>
        </w:rPr>
        <w:t>i</w:t>
      </w:r>
    </w:p>
    <w:p>
      <w:pPr>
        <w:pStyle w:val="Normal"/>
        <w:spacing w:before="0" w:after="0"/>
        <w:jc w:val="center"/>
        <w:rPr>
          <w:rFonts w:ascii="Times New Roman" w:hAnsi="Times New Roman"/>
          <w:b/>
          <w:b/>
          <w:sz w:val="40"/>
          <w:szCs w:val="40"/>
          <w:u w:val="single"/>
        </w:rPr>
      </w:pPr>
      <w:r>
        <w:rPr>
          <w:rFonts w:ascii="Times New Roman" w:hAnsi="Times New Roman"/>
          <w:b/>
          <w:sz w:val="40"/>
          <w:szCs w:val="40"/>
          <w:u w:val="single"/>
        </w:rPr>
      </w:r>
    </w:p>
    <w:p>
      <w:pPr>
        <w:pStyle w:val="Normal"/>
        <w:spacing w:before="0" w:after="0"/>
        <w:jc w:val="center"/>
        <w:rPr>
          <w:rFonts w:ascii="Times New Roman" w:hAnsi="Times New Roman"/>
          <w:b/>
          <w:b/>
          <w:sz w:val="36"/>
          <w:szCs w:val="40"/>
          <w:u w:val="single"/>
        </w:rPr>
      </w:pPr>
      <w:r>
        <w:rPr>
          <w:rFonts w:ascii="Times New Roman" w:hAnsi="Times New Roman"/>
          <w:b/>
          <w:sz w:val="36"/>
          <w:szCs w:val="40"/>
          <w:u w:val="single"/>
        </w:rPr>
        <w:t>Contents</w:t>
      </w:r>
    </w:p>
    <w:p>
      <w:pPr>
        <w:pStyle w:val="Normal"/>
        <w:spacing w:lineRule="auto" w:line="360" w:before="0" w:after="0"/>
        <w:rPr>
          <w:rFonts w:ascii="Times New Roman" w:hAnsi="Times New Roman"/>
        </w:rPr>
      </w:pPr>
      <w:r>
        <w:rPr>
          <w:rFonts w:ascii="Times New Roman" w:hAnsi="Times New Roman"/>
        </w:rPr>
      </w:r>
    </w:p>
    <w:tbl>
      <w:tblPr>
        <w:tblW w:w="8963" w:type="dxa"/>
        <w:jc w:val="center"/>
        <w:tblInd w:w="0" w:type="dxa"/>
        <w:tblBorders/>
        <w:tblCellMar>
          <w:top w:w="0" w:type="dxa"/>
          <w:left w:w="108" w:type="dxa"/>
          <w:bottom w:w="0" w:type="dxa"/>
          <w:right w:w="108" w:type="dxa"/>
        </w:tblCellMar>
        <w:tblLook w:noVBand="1" w:val="04a0" w:noHBand="0" w:lastColumn="0" w:firstColumn="1" w:lastRow="0" w:firstRow="1"/>
      </w:tblPr>
      <w:tblGrid>
        <w:gridCol w:w="1296"/>
        <w:gridCol w:w="846"/>
        <w:gridCol w:w="5683"/>
        <w:gridCol w:w="1"/>
        <w:gridCol w:w="1136"/>
      </w:tblGrid>
      <w:tr>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Sr. No.</w:t>
            </w:r>
          </w:p>
        </w:tc>
        <w:tc>
          <w:tcPr>
            <w:tcW w:w="6529" w:type="dxa"/>
            <w:gridSpan w:val="2"/>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Topic</w:t>
            </w:r>
          </w:p>
        </w:tc>
        <w:tc>
          <w:tcPr>
            <w:tcW w:w="1137" w:type="dxa"/>
            <w:gridSpan w:val="2"/>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Page No.</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Acknowledgement</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i</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Contents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ii</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 xml:space="preserve">List of Tables </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iii</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List of Figures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iv</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Abstract</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v</w:t>
            </w:r>
          </w:p>
        </w:tc>
      </w:tr>
      <w:tr>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Chapter-1</w:t>
            </w:r>
          </w:p>
        </w:tc>
        <w:tc>
          <w:tcPr>
            <w:tcW w:w="6529" w:type="dxa"/>
            <w:gridSpan w:val="2"/>
            <w:tcBorders/>
            <w:shd w:fill="auto" w:val="clear"/>
            <w:vAlign w:val="center"/>
          </w:tcPr>
          <w:p>
            <w:pPr>
              <w:pStyle w:val="Normal"/>
              <w:spacing w:lineRule="auto" w:line="360" w:before="0" w:after="0"/>
              <w:rPr>
                <w:rFonts w:ascii="Times New Roman" w:hAnsi="Times New Roman"/>
                <w:b/>
                <w:b/>
              </w:rPr>
            </w:pPr>
            <w:r>
              <w:rPr>
                <w:rFonts w:ascii="Times New Roman" w:hAnsi="Times New Roman"/>
                <w:b/>
              </w:rPr>
              <w:t xml:space="preserve">Introduction </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846" w:type="dxa"/>
            <w:tcBorders/>
            <w:shd w:fill="auto" w:val="clear"/>
            <w:vAlign w:val="center"/>
          </w:tcPr>
          <w:p>
            <w:pPr>
              <w:pStyle w:val="Normal"/>
              <w:spacing w:lineRule="auto" w:line="360" w:before="0" w:after="0"/>
              <w:rPr>
                <w:rFonts w:ascii="Times New Roman" w:hAnsi="Times New Roman"/>
              </w:rPr>
            </w:pPr>
            <w:r>
              <w:rPr>
                <w:rFonts w:ascii="Times New Roman" w:hAnsi="Times New Roman"/>
              </w:rPr>
              <w:t>1.1</w:t>
            </w:r>
          </w:p>
        </w:tc>
        <w:tc>
          <w:tcPr>
            <w:tcW w:w="5684" w:type="dxa"/>
            <w:gridSpan w:val="2"/>
            <w:tcBorders/>
            <w:shd w:fill="auto" w:val="clear"/>
            <w:vAlign w:val="center"/>
          </w:tcPr>
          <w:p>
            <w:pPr>
              <w:pStyle w:val="Normal"/>
              <w:spacing w:lineRule="auto" w:line="360" w:before="0" w:after="0"/>
              <w:rPr>
                <w:rFonts w:ascii="Times New Roman" w:hAnsi="Times New Roman"/>
              </w:rPr>
            </w:pPr>
            <w:r>
              <w:rPr>
                <w:rFonts w:ascii="Times New Roman" w:hAnsi="Times New Roman"/>
              </w:rPr>
              <w:t>Motivation</w:t>
            </w:r>
          </w:p>
        </w:tc>
        <w:tc>
          <w:tcPr>
            <w:tcW w:w="113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w:t>
            </w:r>
          </w:p>
        </w:tc>
      </w:tr>
      <w:tr>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846" w:type="dxa"/>
            <w:tcBorders/>
            <w:shd w:fill="auto" w:val="clear"/>
            <w:vAlign w:val="center"/>
          </w:tcPr>
          <w:p>
            <w:pPr>
              <w:pStyle w:val="Normal"/>
              <w:spacing w:lineRule="auto" w:line="360" w:before="0" w:after="0"/>
              <w:rPr>
                <w:rFonts w:ascii="Times New Roman" w:hAnsi="Times New Roman"/>
              </w:rPr>
            </w:pPr>
            <w:r>
              <w:rPr>
                <w:rFonts w:ascii="Times New Roman" w:hAnsi="Times New Roman"/>
              </w:rPr>
              <w:t>1.2</w:t>
            </w:r>
          </w:p>
        </w:tc>
        <w:tc>
          <w:tcPr>
            <w:tcW w:w="5684" w:type="dxa"/>
            <w:gridSpan w:val="2"/>
            <w:tcBorders/>
            <w:shd w:fill="auto" w:val="clear"/>
            <w:vAlign w:val="center"/>
          </w:tcPr>
          <w:p>
            <w:pPr>
              <w:pStyle w:val="Normal"/>
              <w:spacing w:lineRule="auto" w:line="360" w:before="0" w:after="0"/>
              <w:rPr>
                <w:rFonts w:ascii="Times New Roman" w:hAnsi="Times New Roman"/>
              </w:rPr>
            </w:pPr>
            <w:r>
              <w:rPr>
                <w:rFonts w:ascii="Times New Roman" w:hAnsi="Times New Roman"/>
              </w:rPr>
              <w:t xml:space="preserve">Problem Statement </w:t>
            </w:r>
          </w:p>
        </w:tc>
        <w:tc>
          <w:tcPr>
            <w:tcW w:w="113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Chapter-2</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Software Requirement Specification</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2</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846" w:type="dxa"/>
            <w:tcBorders/>
            <w:shd w:fill="auto" w:val="clear"/>
            <w:vAlign w:val="center"/>
          </w:tcPr>
          <w:p>
            <w:pPr>
              <w:pStyle w:val="Normal"/>
              <w:spacing w:lineRule="auto" w:line="360" w:before="0" w:after="0"/>
              <w:rPr>
                <w:rFonts w:ascii="Times New Roman" w:hAnsi="Times New Roman"/>
              </w:rPr>
            </w:pPr>
            <w:r>
              <w:rPr>
                <w:rFonts w:ascii="Times New Roman" w:hAnsi="Times New Roman"/>
              </w:rPr>
              <w:t>2.2</w:t>
            </w:r>
          </w:p>
        </w:tc>
        <w:tc>
          <w:tcPr>
            <w:tcW w:w="5684"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Hardware Requirements</w:t>
            </w:r>
          </w:p>
        </w:tc>
        <w:tc>
          <w:tcPr>
            <w:tcW w:w="113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2</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r>
          </w:p>
        </w:tc>
        <w:tc>
          <w:tcPr>
            <w:tcW w:w="846" w:type="dxa"/>
            <w:tcBorders/>
            <w:shd w:fill="auto" w:val="clear"/>
            <w:vAlign w:val="center"/>
          </w:tcPr>
          <w:p>
            <w:pPr>
              <w:pStyle w:val="Normal"/>
              <w:spacing w:lineRule="auto" w:line="360" w:before="0" w:after="0"/>
              <w:rPr>
                <w:rFonts w:ascii="Times New Roman" w:hAnsi="Times New Roman"/>
              </w:rPr>
            </w:pPr>
            <w:r>
              <w:rPr>
                <w:rFonts w:ascii="Times New Roman" w:hAnsi="Times New Roman"/>
              </w:rPr>
              <w:t>2.3</w:t>
            </w:r>
          </w:p>
        </w:tc>
        <w:tc>
          <w:tcPr>
            <w:tcW w:w="5684"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Software Requirements</w:t>
            </w:r>
          </w:p>
        </w:tc>
        <w:tc>
          <w:tcPr>
            <w:tcW w:w="1136" w:type="dxa"/>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2</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Chapter-3</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Test Plan</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3</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3.1          Objective of Test Plan</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3</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3.2          Tasks of Test Plan</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3</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3.3           Test Cases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4</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Chapter-4</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Codes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6</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 xml:space="preserve">Chapter-5 </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Screenshots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12</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 xml:space="preserve">Chapter-6 </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Test Execution report</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15</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6.1       Testing strategy</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15</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6.2       Unit Testing</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16</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6.3       Performance and stress Testing</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17</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Cs/>
              </w:rPr>
            </w:pPr>
            <w:r>
              <w:rPr>
                <w:rFonts w:ascii="Times New Roman" w:hAnsi="Times New Roman"/>
                <w:bCs/>
              </w:rPr>
              <w:t>6.4       Compatibility Testing</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17</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Chapter-7</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Defect Report</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18</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t>Chapter-8</w:t>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Conclusion</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20</w:t>
            </w:r>
          </w:p>
        </w:tc>
      </w:tr>
      <w:tr>
        <w:trPr>
          <w:trHeight w:val="467" w:hRule="atLeast"/>
        </w:trPr>
        <w:tc>
          <w:tcPr>
            <w:tcW w:w="1296" w:type="dxa"/>
            <w:tcBorders/>
            <w:shd w:fill="auto" w:val="clear"/>
            <w:vAlign w:val="center"/>
          </w:tcPr>
          <w:p>
            <w:pPr>
              <w:pStyle w:val="Normal"/>
              <w:spacing w:lineRule="auto" w:line="360" w:before="0" w:after="0"/>
              <w:jc w:val="center"/>
              <w:rPr>
                <w:rFonts w:ascii="Times New Roman" w:hAnsi="Times New Roman"/>
                <w:b/>
                <w:b/>
              </w:rPr>
            </w:pPr>
            <w:r>
              <w:rPr>
                <w:rFonts w:ascii="Times New Roman" w:hAnsi="Times New Roman"/>
                <w:b/>
              </w:rPr>
            </w:r>
          </w:p>
        </w:tc>
        <w:tc>
          <w:tcPr>
            <w:tcW w:w="6529" w:type="dxa"/>
            <w:gridSpan w:val="2"/>
            <w:tcBorders/>
            <w:shd w:fill="auto" w:val="clear"/>
            <w:vAlign w:val="center"/>
          </w:tcPr>
          <w:p>
            <w:pPr>
              <w:pStyle w:val="Normal"/>
              <w:tabs>
                <w:tab w:val="left" w:pos="2160" w:leader="none"/>
              </w:tabs>
              <w:spacing w:lineRule="auto" w:line="360" w:before="0" w:after="0"/>
              <w:rPr>
                <w:rFonts w:ascii="Times New Roman" w:hAnsi="Times New Roman"/>
                <w:b/>
                <w:b/>
                <w:bCs/>
              </w:rPr>
            </w:pPr>
            <w:r>
              <w:rPr>
                <w:rFonts w:ascii="Times New Roman" w:hAnsi="Times New Roman"/>
                <w:b/>
                <w:bCs/>
              </w:rPr>
              <w:t>References</w:t>
            </w:r>
          </w:p>
        </w:tc>
        <w:tc>
          <w:tcPr>
            <w:tcW w:w="1137" w:type="dxa"/>
            <w:gridSpan w:val="2"/>
            <w:tcBorders/>
            <w:shd w:fill="auto" w:val="clear"/>
            <w:vAlign w:val="center"/>
          </w:tcPr>
          <w:p>
            <w:pPr>
              <w:pStyle w:val="Normal"/>
              <w:spacing w:lineRule="auto" w:line="360" w:before="0" w:after="0"/>
              <w:jc w:val="center"/>
              <w:rPr>
                <w:rFonts w:ascii="Times New Roman" w:hAnsi="Times New Roman"/>
              </w:rPr>
            </w:pPr>
            <w:r>
              <w:rPr>
                <w:rFonts w:ascii="Times New Roman" w:hAnsi="Times New Roman"/>
              </w:rPr>
              <w:t>21</w:t>
            </w:r>
          </w:p>
        </w:tc>
      </w:tr>
    </w:tbl>
    <w:p>
      <w:pPr>
        <w:pStyle w:val="Normal"/>
        <w:jc w:val="center"/>
        <w:rPr>
          <w:rFonts w:ascii="Times New Roman" w:hAnsi="Times New Roman"/>
          <w:szCs w:val="20"/>
        </w:rPr>
      </w:pPr>
      <w:r>
        <w:rPr>
          <w:rFonts w:ascii="Times New Roman" w:hAnsi="Times New Roman"/>
          <w:szCs w:val="20"/>
        </w:rPr>
      </w:r>
    </w:p>
    <w:p>
      <w:pPr>
        <w:pStyle w:val="Normal"/>
        <w:jc w:val="center"/>
        <w:rPr>
          <w:rFonts w:ascii="Times New Roman" w:hAnsi="Times New Roman"/>
          <w:szCs w:val="20"/>
        </w:rPr>
      </w:pPr>
      <w:r>
        <w:rPr>
          <w:rFonts w:ascii="Times New Roman" w:hAnsi="Times New Roman"/>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Cs w:val="20"/>
        </w:rPr>
      </w:pPr>
      <w:r>
        <w:rPr>
          <w:rFonts w:ascii="Times New Roman" w:hAnsi="Times New Roman"/>
          <w:b/>
          <w:bCs/>
          <w:szCs w:val="20"/>
        </w:rPr>
      </w:r>
    </w:p>
    <w:p>
      <w:pPr>
        <w:pStyle w:val="Normal"/>
        <w:spacing w:before="0" w:after="0"/>
        <w:jc w:val="center"/>
        <w:rPr>
          <w:rFonts w:ascii="Times New Roman" w:hAnsi="Times New Roman"/>
          <w:b/>
          <w:b/>
          <w:bCs/>
          <w:sz w:val="40"/>
          <w:szCs w:val="40"/>
          <w:u w:val="single"/>
        </w:rPr>
      </w:pPr>
      <w:r>
        <w:rPr>
          <w:rFonts w:ascii="Times New Roman" w:hAnsi="Times New Roman"/>
          <w:b/>
          <w:bCs/>
          <w:szCs w:val="20"/>
        </w:rPr>
        <w:t>ii</w:t>
      </w:r>
      <w:r>
        <w:br w:type="page"/>
      </w:r>
    </w:p>
    <w:p>
      <w:pPr>
        <w:pStyle w:val="Normal"/>
        <w:spacing w:before="0" w:after="0"/>
        <w:jc w:val="center"/>
        <w:rPr>
          <w:rFonts w:ascii="Times New Roman" w:hAnsi="Times New Roman"/>
          <w:b/>
          <w:b/>
          <w:bCs/>
          <w:sz w:val="40"/>
          <w:szCs w:val="40"/>
          <w:u w:val="single"/>
        </w:rPr>
      </w:pPr>
      <w:r>
        <w:rPr>
          <w:rFonts w:ascii="Times New Roman" w:hAnsi="Times New Roman"/>
          <w:b/>
          <w:sz w:val="36"/>
          <w:szCs w:val="24"/>
          <w:u w:val="single"/>
        </w:rPr>
        <w:t>List of Tables</w:t>
      </w:r>
    </w:p>
    <w:p>
      <w:pPr>
        <w:pStyle w:val="Normal"/>
        <w:spacing w:before="0" w:after="0"/>
        <w:jc w:val="center"/>
        <w:rPr>
          <w:rFonts w:ascii="Times New Roman" w:hAnsi="Times New Roman"/>
          <w:b/>
          <w:b/>
          <w:sz w:val="32"/>
          <w:szCs w:val="24"/>
        </w:rPr>
      </w:pPr>
      <w:r>
        <w:rPr>
          <w:rFonts w:ascii="Times New Roman" w:hAnsi="Times New Roman"/>
          <w:b/>
          <w:sz w:val="32"/>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r>
        <mc:AlternateContent>
          <mc:Choice Requires="wps">
            <w:drawing>
              <wp:anchor behindDoc="0" distT="0" distB="0" distL="114300" distR="114300" simplePos="0" locked="0" layoutInCell="1" allowOverlap="1" relativeHeight="20">
                <wp:simplePos x="0" y="0"/>
                <wp:positionH relativeFrom="page">
                  <wp:posOffset>1160145</wp:posOffset>
                </wp:positionH>
                <wp:positionV relativeFrom="paragraph">
                  <wp:posOffset>503555</wp:posOffset>
                </wp:positionV>
                <wp:extent cx="5420995" cy="1459230"/>
                <wp:effectExtent l="0" t="0" r="0" b="0"/>
                <wp:wrapSquare wrapText="bothSides"/>
                <wp:docPr id="4" name="Frame1"/>
                <a:graphic xmlns:a="http://schemas.openxmlformats.org/drawingml/2006/main">
                  <a:graphicData uri="http://schemas.microsoft.com/office/word/2010/wordprocessingShape">
                    <wps:wsp>
                      <wps:cNvSpPr txBox="1"/>
                      <wps:spPr>
                        <a:xfrm>
                          <a:off x="0" y="0"/>
                          <a:ext cx="5420995" cy="1459230"/>
                        </a:xfrm>
                        <a:prstGeom prst="rect"/>
                      </wps:spPr>
                      <wps:txbx>
                        <w:txbxContent>
                          <w:tbl>
                            <w:tblPr>
                              <w:tblpPr w:bottomFromText="0" w:horzAnchor="page" w:leftFromText="180" w:rightFromText="180" w:tblpX="1940" w:tblpY="793" w:topFromText="0" w:vertAnchor="text"/>
                              <w:tblW w:w="8537"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526"/>
                              <w:gridCol w:w="7010"/>
                            </w:tblGrid>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Table No.</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Title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sz w:val="24"/>
                                      <w:szCs w:val="20"/>
                                    </w:rPr>
                                    <w:t>2.1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Software Requirements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2.2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Hardware Requirements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3.1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Task of test plan</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3.3</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Test Cases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Testing Strategy</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Unit Testing</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6.4</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Compatibility Testing Details</w:t>
                                  </w:r>
                                </w:p>
                              </w:tc>
                            </w:tr>
                          </w:tbl>
                        </w:txbxContent>
                      </wps:txbx>
                      <wps:bodyPr anchor="t" lIns="0" tIns="0" rIns="0" bIns="0">
                        <a:spAutoFit/>
                      </wps:bodyPr>
                    </wps:wsp>
                  </a:graphicData>
                </a:graphic>
              </wp:anchor>
            </w:drawing>
          </mc:Choice>
          <mc:Fallback>
            <w:pict>
              <v:rect style="position:absolute;rotation:0;width:426.85pt;height:114.9pt;mso-wrap-distance-left:9pt;mso-wrap-distance-right:9pt;mso-wrap-distance-top:0pt;mso-wrap-distance-bottom:0pt;margin-top:39.65pt;mso-position-vertical-relative:text;margin-left:91.35pt;mso-position-horizontal-relative:page">
                <v:textbox inset="0in,0in,0in,0in">
                  <w:txbxContent>
                    <w:tbl>
                      <w:tblPr>
                        <w:tblpPr w:bottomFromText="0" w:horzAnchor="page" w:leftFromText="180" w:rightFromText="180" w:tblpX="1940" w:tblpY="793" w:topFromText="0" w:vertAnchor="text"/>
                        <w:tblW w:w="8537"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526"/>
                        <w:gridCol w:w="7010"/>
                      </w:tblGrid>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Table No.</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Title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sz w:val="24"/>
                                <w:szCs w:val="20"/>
                              </w:rPr>
                              <w:t>2.1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Software Requirements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2.2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Hardware Requirements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3.1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Task of test plan</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3.3</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Test Cases</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Testing Strategy</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Unit Testing</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6.4</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55" w:hanging="0"/>
                              <w:jc w:val="both"/>
                              <w:rPr/>
                            </w:pPr>
                            <w:r>
                              <w:rPr>
                                <w:rFonts w:ascii="Times New Roman" w:hAnsi="Times New Roman"/>
                                <w:sz w:val="24"/>
                                <w:szCs w:val="20"/>
                              </w:rPr>
                              <w:t>Compatibility Testing Details</w:t>
                            </w:r>
                          </w:p>
                        </w:tc>
                      </w:tr>
                    </w:tbl>
                  </w:txbxContent>
                </v:textbox>
                <w10:wrap type="square"/>
              </v:rect>
            </w:pict>
          </mc:Fallback>
        </mc:AlternateContent>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b/>
          <w:b/>
          <w:bCs/>
        </w:rPr>
      </w:pPr>
      <w:ins w:id="0"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1"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2"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3"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4"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5"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6"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7"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8"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9" w:author="NEW_COMP_PL1_20" w:date="2018-10-20T17:17:00Z">
        <w:r>
          <w:rPr>
            <w:rFonts w:ascii="Times New Roman" w:hAnsi="Times New Roman"/>
            <w:b/>
            <w:bCs/>
          </w:rPr>
        </w:r>
      </w:ins>
    </w:p>
    <w:p>
      <w:pPr>
        <w:pStyle w:val="Normal"/>
        <w:spacing w:before="0" w:after="0"/>
        <w:jc w:val="center"/>
        <w:rPr>
          <w:rFonts w:ascii="Times New Roman" w:hAnsi="Times New Roman"/>
          <w:b/>
          <w:b/>
          <w:bCs/>
        </w:rPr>
      </w:pPr>
      <w:ins w:id="10" w:author="NEW_COMP_PL1_20" w:date="2018-10-20T17:17:00Z">
        <w:r>
          <w:rPr>
            <w:rFonts w:ascii="Times New Roman" w:hAnsi="Times New Roman"/>
            <w:b/>
            <w:bCs/>
          </w:rPr>
        </w:r>
      </w:ins>
    </w:p>
    <w:p>
      <w:pPr>
        <w:pStyle w:val="Normal"/>
        <w:spacing w:before="0" w:after="0"/>
        <w:jc w:val="center"/>
        <w:rPr/>
      </w:pPr>
      <w:r>
        <w:rPr>
          <w:rFonts w:ascii="Times New Roman" w:hAnsi="Times New Roman"/>
          <w:b/>
          <w:bCs/>
        </w:rPr>
        <w:t>iii</w:t>
      </w:r>
    </w:p>
    <w:p>
      <w:pPr>
        <w:pStyle w:val="Normal"/>
        <w:spacing w:before="0" w:after="0"/>
        <w:jc w:val="center"/>
        <w:rPr>
          <w:rFonts w:ascii="Times New Roman" w:hAnsi="Times New Roman"/>
          <w:sz w:val="32"/>
          <w:szCs w:val="24"/>
          <w:u w:val="single"/>
        </w:rPr>
      </w:pPr>
      <w:r>
        <w:rPr>
          <w:rFonts w:ascii="Times New Roman" w:hAnsi="Times New Roman"/>
          <w:b/>
          <w:sz w:val="36"/>
          <w:szCs w:val="24"/>
          <w:u w:val="single"/>
        </w:rPr>
        <w:t>List of Figures</w:t>
      </w:r>
    </w:p>
    <w:p>
      <w:pPr>
        <w:pStyle w:val="Normal"/>
        <w:spacing w:before="0" w:after="0"/>
        <w:jc w:val="center"/>
        <w:rPr>
          <w:rFonts w:ascii="Times New Roman" w:hAnsi="Times New Roman"/>
          <w:b/>
          <w:b/>
          <w:sz w:val="32"/>
          <w:szCs w:val="24"/>
        </w:rPr>
      </w:pPr>
      <w:r>
        <w:rPr>
          <w:rFonts w:ascii="Times New Roman" w:hAnsi="Times New Roman"/>
          <w:b/>
          <w:sz w:val="32"/>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r>
        <mc:AlternateContent>
          <mc:Choice Requires="wps">
            <w:drawing>
              <wp:anchor behindDoc="0" distT="0" distB="0" distL="114300" distR="114300" simplePos="0" locked="0" layoutInCell="1" allowOverlap="1" relativeHeight="21">
                <wp:simplePos x="0" y="0"/>
                <wp:positionH relativeFrom="page">
                  <wp:posOffset>1102995</wp:posOffset>
                </wp:positionH>
                <wp:positionV relativeFrom="paragraph">
                  <wp:posOffset>503555</wp:posOffset>
                </wp:positionV>
                <wp:extent cx="5420995" cy="1277620"/>
                <wp:effectExtent l="0" t="0" r="0" b="0"/>
                <wp:wrapSquare wrapText="bothSides"/>
                <wp:docPr id="5" name="Frame2"/>
                <a:graphic xmlns:a="http://schemas.openxmlformats.org/drawingml/2006/main">
                  <a:graphicData uri="http://schemas.microsoft.com/office/word/2010/wordprocessingShape">
                    <wps:wsp>
                      <wps:cNvSpPr txBox="1"/>
                      <wps:spPr>
                        <a:xfrm>
                          <a:off x="0" y="0"/>
                          <a:ext cx="5420995" cy="1277620"/>
                        </a:xfrm>
                        <a:prstGeom prst="rect"/>
                      </wps:spPr>
                      <wps:txbx>
                        <w:txbxContent>
                          <w:tbl>
                            <w:tblPr>
                              <w:tblpPr w:bottomFromText="0" w:horzAnchor="page" w:leftFromText="180" w:rightFromText="180" w:tblpX="1850" w:tblpY="793" w:topFromText="0" w:vertAnchor="text"/>
                              <w:tblW w:w="8537"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526"/>
                              <w:gridCol w:w="7010"/>
                            </w:tblGrid>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Table No.</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Title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sz w:val="24"/>
                                      <w:szCs w:val="20"/>
                                    </w:rPr>
                                    <w:t>5.1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Code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Result</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5.3</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Validation</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5.4</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Code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5.5</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Result</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5.6</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Validation</w:t>
                                  </w:r>
                                </w:p>
                              </w:tc>
                            </w:tr>
                          </w:tbl>
                        </w:txbxContent>
                      </wps:txbx>
                      <wps:bodyPr anchor="t" lIns="0" tIns="0" rIns="0" bIns="0">
                        <a:spAutoFit/>
                      </wps:bodyPr>
                    </wps:wsp>
                  </a:graphicData>
                </a:graphic>
              </wp:anchor>
            </w:drawing>
          </mc:Choice>
          <mc:Fallback>
            <w:pict>
              <v:rect style="position:absolute;rotation:0;width:426.85pt;height:100.6pt;mso-wrap-distance-left:9pt;mso-wrap-distance-right:9pt;mso-wrap-distance-top:0pt;mso-wrap-distance-bottom:0pt;margin-top:39.65pt;mso-position-vertical-relative:text;margin-left:86.85pt;mso-position-horizontal-relative:page">
                <v:textbox inset="0in,0in,0in,0in">
                  <w:txbxContent>
                    <w:tbl>
                      <w:tblPr>
                        <w:tblpPr w:bottomFromText="0" w:horzAnchor="page" w:leftFromText="180" w:rightFromText="180" w:tblpX="1850" w:tblpY="793" w:topFromText="0" w:vertAnchor="text"/>
                        <w:tblW w:w="8537"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526"/>
                        <w:gridCol w:w="7010"/>
                      </w:tblGrid>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Table No.</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
                                <w:sz w:val="24"/>
                                <w:szCs w:val="20"/>
                              </w:rPr>
                              <w:t>Title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sz w:val="24"/>
                                <w:szCs w:val="20"/>
                              </w:rPr>
                              <w:t>5.1</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Code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5.2</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Result</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5.3</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Invalid Email and Password Case Validation</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5.4</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Code</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5.5</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Result</w:t>
                            </w:r>
                          </w:p>
                        </w:tc>
                      </w:tr>
                      <w:tr>
                        <w:trPr/>
                        <w:tc>
                          <w:tcPr>
                            <w:tcW w:w="15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jc w:val="center"/>
                              <w:rPr/>
                            </w:pPr>
                            <w:r>
                              <w:rPr>
                                <w:rFonts w:ascii="Times New Roman" w:hAnsi="Times New Roman"/>
                                <w:bCs/>
                                <w:color w:val="000000"/>
                                <w:sz w:val="24"/>
                                <w:szCs w:val="20"/>
                              </w:rPr>
                              <w:t>5.6</w:t>
                            </w:r>
                          </w:p>
                        </w:tc>
                        <w:tc>
                          <w:tcPr>
                            <w:tcW w:w="70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0"/>
                              <w:ind w:left="720" w:hanging="0"/>
                              <w:rPr/>
                            </w:pPr>
                            <w:r>
                              <w:rPr>
                                <w:rFonts w:ascii="Times New Roman" w:hAnsi="Times New Roman"/>
                                <w:sz w:val="24"/>
                                <w:szCs w:val="24"/>
                              </w:rPr>
                              <w:t>Add to Card Validation</w:t>
                            </w:r>
                          </w:p>
                        </w:tc>
                      </w:tr>
                    </w:tbl>
                  </w:txbxContent>
                </v:textbox>
                <w10:wrap type="square"/>
              </v:rect>
            </w:pict>
          </mc:Fallback>
        </mc:AlternateContent>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b/>
          <w:b/>
          <w:sz w:val="28"/>
          <w:szCs w:val="24"/>
        </w:rPr>
      </w:pPr>
      <w:r>
        <w:rPr>
          <w:rFonts w:ascii="Times New Roman" w:hAnsi="Times New Roman"/>
          <w:b/>
          <w:sz w:val="28"/>
          <w:szCs w:val="24"/>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sz w:val="32"/>
          <w:szCs w:val="32"/>
        </w:rPr>
      </w:pPr>
      <w:r>
        <w:rPr>
          <w:rFonts w:ascii="Times New Roman" w:hAnsi="Times New Roman"/>
          <w:sz w:val="32"/>
          <w:szCs w:val="32"/>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
    </w:p>
    <w:p>
      <w:pPr>
        <w:pStyle w:val="Normal"/>
        <w:spacing w:before="0" w:after="0"/>
        <w:jc w:val="center"/>
        <w:rPr>
          <w:rFonts w:ascii="Times New Roman" w:hAnsi="Times New Roman"/>
          <w:b/>
          <w:b/>
          <w:bCs/>
          <w:szCs w:val="20"/>
        </w:rPr>
      </w:pPr>
      <w:r>
        <w:rPr>
          <w:rFonts w:ascii="Times New Roman" w:hAnsi="Times New Roman"/>
          <w:b/>
          <w:bCs/>
          <w:szCs w:val="20"/>
        </w:rPr>
        <w:t>iv</w:t>
      </w:r>
    </w:p>
    <w:p>
      <w:pPr>
        <w:pStyle w:val="Normal"/>
        <w:spacing w:before="0" w:after="0"/>
        <w:jc w:val="center"/>
        <w:rPr>
          <w:rFonts w:ascii="Times New Roman" w:hAnsi="Times New Roman"/>
          <w:b/>
          <w:b/>
          <w:sz w:val="36"/>
          <w:szCs w:val="32"/>
          <w:u w:val="single"/>
        </w:rPr>
      </w:pPr>
      <w:r>
        <w:rPr>
          <w:rFonts w:ascii="Times New Roman" w:hAnsi="Times New Roman"/>
          <w:b/>
          <w:sz w:val="36"/>
          <w:szCs w:val="32"/>
          <w:u w:val="single"/>
        </w:rPr>
        <w:t>Abstract</w:t>
      </w:r>
    </w:p>
    <w:p>
      <w:pPr>
        <w:pStyle w:val="Normal"/>
        <w:spacing w:lineRule="auto" w:line="360" w:before="0" w:after="0"/>
        <w:ind w:firstLine="720"/>
        <w:jc w:val="both"/>
        <w:rPr>
          <w:rFonts w:ascii="Times New Roman" w:hAnsi="Times New Roman"/>
          <w:color w:val="000000"/>
          <w:sz w:val="24"/>
          <w:szCs w:val="24"/>
          <w:highlight w:val="white"/>
        </w:rPr>
      </w:pPr>
      <w:r>
        <w:rPr>
          <w:rFonts w:ascii="Times New Roman" w:hAnsi="Times New Roman"/>
          <w:color w:val="000000"/>
          <w:sz w:val="24"/>
          <w:szCs w:val="24"/>
          <w:shd w:fill="FFFFFF" w:val="clear"/>
        </w:rPr>
      </w:r>
    </w:p>
    <w:p>
      <w:pPr>
        <w:pStyle w:val="Normal"/>
        <w:spacing w:lineRule="auto" w:line="360" w:before="0" w:after="0"/>
        <w:ind w:firstLine="720"/>
        <w:jc w:val="both"/>
        <w:rPr>
          <w:rFonts w:ascii="Times New Roman" w:hAnsi="Times New Roman"/>
          <w:color w:val="000000"/>
          <w:sz w:val="24"/>
          <w:szCs w:val="24"/>
          <w:highlight w:val="white"/>
        </w:rPr>
      </w:pPr>
      <w:r>
        <w:rPr>
          <w:rStyle w:val="Strong"/>
          <w:rFonts w:ascii="Times New Roman" w:hAnsi="Times New Roman"/>
          <w:color w:val="000000"/>
          <w:sz w:val="24"/>
          <w:szCs w:val="24"/>
          <w:shd w:fill="FFFFFF" w:val="clear"/>
        </w:rPr>
        <w:t>Amazon.com</w:t>
      </w:r>
      <w:r>
        <w:rPr>
          <w:rFonts w:ascii="Times New Roman" w:hAnsi="Times New Roman"/>
          <w:color w:val="000000"/>
          <w:sz w:val="24"/>
          <w:szCs w:val="24"/>
          <w:shd w:fill="FFFFFF" w:val="clear"/>
        </w:rPr>
        <w:t>, online retailer, manufacturer of </w:t>
      </w:r>
      <w:r>
        <w:rPr>
          <w:rFonts w:ascii="Times New Roman" w:hAnsi="Times New Roman"/>
          <w:sz w:val="24"/>
          <w:szCs w:val="24"/>
          <w:shd w:fill="FFFFFF" w:val="clear"/>
        </w:rPr>
        <w:t xml:space="preserve">electronic book </w:t>
      </w:r>
      <w:r>
        <w:rPr>
          <w:rFonts w:ascii="Times New Roman" w:hAnsi="Times New Roman"/>
          <w:color w:val="000000"/>
          <w:sz w:val="24"/>
          <w:szCs w:val="24"/>
          <w:shd w:fill="FFFFFF" w:val="clear"/>
        </w:rPr>
        <w:t>readers, and Web services provider that became the </w:t>
      </w:r>
      <w:r>
        <w:rPr>
          <w:rFonts w:ascii="Times New Roman" w:hAnsi="Times New Roman"/>
          <w:sz w:val="24"/>
          <w:szCs w:val="24"/>
          <w:shd w:fill="FFFFFF" w:val="clear"/>
        </w:rPr>
        <w:t>iconic</w:t>
      </w:r>
      <w:r>
        <w:rPr>
          <w:rFonts w:ascii="Times New Roman" w:hAnsi="Times New Roman"/>
          <w:color w:val="000000"/>
          <w:sz w:val="24"/>
          <w:szCs w:val="24"/>
          <w:shd w:fill="FFFFFF" w:val="clear"/>
        </w:rPr>
        <w:t> example of </w:t>
      </w:r>
      <w:r>
        <w:rPr>
          <w:rFonts w:ascii="Times New Roman" w:hAnsi="Times New Roman"/>
          <w:sz w:val="24"/>
          <w:szCs w:val="24"/>
          <w:shd w:fill="FFFFFF" w:val="clear"/>
        </w:rPr>
        <w:t>electronic commerce</w:t>
      </w:r>
      <w:r>
        <w:rPr>
          <w:rFonts w:ascii="Times New Roman" w:hAnsi="Times New Roman"/>
          <w:color w:val="000000"/>
          <w:sz w:val="24"/>
          <w:szCs w:val="24"/>
          <w:shd w:fill="FFFFFF" w:val="clear"/>
        </w:rPr>
        <w:t>.</w:t>
      </w:r>
      <w:r>
        <w:rPr>
          <w:rFonts w:cs="Arial" w:ascii="Arial" w:hAnsi="Arial"/>
          <w:color w:val="000000"/>
          <w:sz w:val="30"/>
          <w:szCs w:val="30"/>
          <w:shd w:fill="FFFFFF" w:val="clear"/>
        </w:rPr>
        <w:t xml:space="preserve"> </w:t>
      </w:r>
      <w:r>
        <w:rPr>
          <w:rFonts w:ascii="Times New Roman" w:hAnsi="Times New Roman"/>
          <w:color w:val="000000"/>
          <w:sz w:val="24"/>
          <w:szCs w:val="24"/>
          <w:shd w:fill="FFFFFF" w:val="clear"/>
        </w:rPr>
        <w:t>Amazon.com is a vast Internet-based enterprise that sells books, music, movies, house wares, electronics, toys, and many other goods, either directly or as the middleman between other retailers and Amazon.com’s millions of customers. Its Web services business includes renting data storage and computing resources, so-called “cloud computing,” over the Internet.</w:t>
      </w:r>
    </w:p>
    <w:p>
      <w:pPr>
        <w:pStyle w:val="Normal"/>
        <w:spacing w:lineRule="auto" w:line="360" w:before="0" w:after="0"/>
        <w:jc w:val="both"/>
        <w:rPr>
          <w:rFonts w:ascii="Times New Roman" w:hAnsi="Times New Roman" w:eastAsia="SimSun"/>
          <w:bCs/>
          <w:sz w:val="24"/>
          <w:szCs w:val="24"/>
        </w:rPr>
      </w:pPr>
      <w:r>
        <w:rPr>
          <w:rFonts w:eastAsia="SimSun" w:ascii="Times New Roman" w:hAnsi="Times New Roman"/>
          <w:bCs/>
          <w:sz w:val="24"/>
          <w:szCs w:val="24"/>
        </w:rPr>
        <w:tab/>
        <w:t>This project tests the website by prototyping tool for building test scripts by using Selenium tool. Selenium Webdriver is a prototyping tool for building test scripts.</w:t>
      </w:r>
    </w:p>
    <w:p>
      <w:pPr>
        <w:pStyle w:val="Normal"/>
        <w:spacing w:lineRule="auto" w:line="360" w:before="0" w:after="0"/>
        <w:ind w:firstLine="720"/>
        <w:jc w:val="both"/>
        <w:rPr>
          <w:rFonts w:ascii="Times New Roman" w:hAnsi="Times New Roman"/>
          <w:color w:val="000000"/>
          <w:sz w:val="24"/>
          <w:szCs w:val="24"/>
          <w:highlight w:val="white"/>
        </w:rPr>
      </w:pPr>
      <w:r>
        <w:rPr>
          <w:rFonts w:ascii="Times New Roman" w:hAnsi="Times New Roman"/>
          <w:color w:val="000000"/>
          <w:sz w:val="24"/>
          <w:szCs w:val="24"/>
          <w:shd w:fill="FFFFFF" w:val="clear"/>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Cs w:val="24"/>
        </w:rPr>
      </w:pPr>
      <w:r>
        <w:rPr>
          <w:rFonts w:ascii="Times New Roman" w:hAnsi="Times New Roman"/>
          <w:szCs w:val="24"/>
        </w:rPr>
      </w:r>
    </w:p>
    <w:p>
      <w:pPr>
        <w:pStyle w:val="Normal"/>
        <w:rPr>
          <w:rFonts w:ascii="Times New Roman" w:hAnsi="Times New Roman"/>
          <w:b/>
          <w:b/>
          <w:sz w:val="28"/>
          <w:szCs w:val="24"/>
        </w:rPr>
      </w:pPr>
      <w:r>
        <w:rPr>
          <w:rFonts w:ascii="Times New Roman" w:hAnsi="Times New Roman"/>
          <w:b/>
          <w:sz w:val="28"/>
          <w:szCs w:val="24"/>
        </w:rPr>
      </w:r>
    </w:p>
    <w:p>
      <w:pPr>
        <w:pStyle w:val="Normal"/>
        <w:rPr>
          <w:rFonts w:ascii="Times New Roman" w:hAnsi="Times New Roman"/>
          <w:sz w:val="28"/>
          <w:szCs w:val="24"/>
        </w:rPr>
      </w:pPr>
      <w:r>
        <w:rPr>
          <w:rFonts w:ascii="Times New Roman" w:hAnsi="Times New Roman"/>
          <w:sz w:val="28"/>
          <w:szCs w:val="24"/>
        </w:rPr>
      </w:r>
    </w:p>
    <w:p>
      <w:pPr>
        <w:pStyle w:val="Normal"/>
        <w:rPr>
          <w:rFonts w:ascii="Times New Roman" w:hAnsi="Times New Roman"/>
          <w:sz w:val="28"/>
          <w:szCs w:val="24"/>
        </w:rPr>
      </w:pPr>
      <w:r>
        <w:rPr>
          <w:rFonts w:ascii="Times New Roman" w:hAnsi="Times New Roman"/>
          <w:sz w:val="28"/>
          <w:szCs w:val="24"/>
        </w:rPr>
      </w:r>
    </w:p>
    <w:p>
      <w:pPr>
        <w:pStyle w:val="Normal"/>
        <w:rPr>
          <w:rFonts w:ascii="Times New Roman" w:hAnsi="Times New Roman"/>
          <w:sz w:val="28"/>
          <w:szCs w:val="24"/>
        </w:rPr>
      </w:pPr>
      <w:r>
        <w:rPr>
          <w:rFonts w:ascii="Times New Roman" w:hAnsi="Times New Roman"/>
          <w:sz w:val="28"/>
          <w:szCs w:val="24"/>
        </w:rPr>
      </w:r>
    </w:p>
    <w:p>
      <w:pPr>
        <w:pStyle w:val="Normal"/>
        <w:rPr>
          <w:rFonts w:ascii="Times New Roman" w:hAnsi="Times New Roman"/>
          <w:sz w:val="28"/>
          <w:szCs w:val="24"/>
        </w:rPr>
      </w:pPr>
      <w:r>
        <w:rPr>
          <w:rFonts w:ascii="Times New Roman" w:hAnsi="Times New Roman"/>
          <w:sz w:val="28"/>
          <w:szCs w:val="24"/>
        </w:rPr>
      </w:r>
    </w:p>
    <w:p>
      <w:pPr>
        <w:pStyle w:val="Normal"/>
        <w:rPr>
          <w:rFonts w:ascii="Times New Roman" w:hAnsi="Times New Roman"/>
          <w:sz w:val="28"/>
          <w:szCs w:val="24"/>
        </w:rPr>
      </w:pPr>
      <w:r>
        <w:rPr>
          <w:rFonts w:ascii="Times New Roman" w:hAnsi="Times New Roman"/>
          <w:sz w:val="28"/>
          <w:szCs w:val="24"/>
        </w:rPr>
      </w:r>
    </w:p>
    <w:p>
      <w:pPr>
        <w:pStyle w:val="Normal"/>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rPr>
          <w:rFonts w:ascii="Times New Roman" w:hAnsi="Times New Roman"/>
          <w:sz w:val="28"/>
          <w:szCs w:val="24"/>
        </w:rPr>
      </w:pPr>
      <w:r>
        <w:rPr>
          <w:rFonts w:ascii="Times New Roman" w:hAnsi="Times New Roman"/>
          <w:sz w:val="28"/>
          <w:szCs w:val="24"/>
        </w:rPr>
      </w:r>
    </w:p>
    <w:p>
      <w:pPr>
        <w:pStyle w:val="Normal"/>
        <w:spacing w:before="0" w:after="0"/>
        <w:jc w:val="center"/>
        <w:rPr>
          <w:rFonts w:ascii="Times New Roman" w:hAnsi="Times New Roman"/>
          <w:b/>
          <w:b/>
          <w:bCs/>
          <w:szCs w:val="20"/>
        </w:rPr>
      </w:pPr>
      <w:r>
        <w:rPr>
          <w:rFonts w:ascii="Times New Roman" w:hAnsi="Times New Roman"/>
          <w:b/>
          <w:bCs/>
          <w:szCs w:val="20"/>
        </w:rPr>
        <w:t>v</w:t>
      </w:r>
    </w:p>
    <w:p>
      <w:pPr>
        <w:pStyle w:val="Normal"/>
        <w:spacing w:lineRule="auto" w:line="360"/>
        <w:rPr>
          <w:rFonts w:ascii="Times New Roman" w:hAnsi="Times New Roman"/>
          <w:b/>
          <w:b/>
          <w:sz w:val="40"/>
          <w:szCs w:val="40"/>
        </w:rPr>
      </w:pPr>
      <w:r>
        <mc:AlternateContent>
          <mc:Choice Requires="wps">
            <w:drawing>
              <wp:anchor behindDoc="0" distT="0" distB="0" distL="114300" distR="114300" simplePos="0" locked="0" layoutInCell="1" allowOverlap="1" relativeHeight="3">
                <wp:simplePos x="0" y="0"/>
                <wp:positionH relativeFrom="column">
                  <wp:posOffset>-69215</wp:posOffset>
                </wp:positionH>
                <wp:positionV relativeFrom="paragraph">
                  <wp:posOffset>337185</wp:posOffset>
                </wp:positionV>
                <wp:extent cx="4253865" cy="1270"/>
                <wp:effectExtent l="0" t="0" r="0" b="0"/>
                <wp:wrapNone/>
                <wp:docPr id="6"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round" endcap="flat"/>
                <v:fill o:detectmouseclick="t" on="false"/>
              </v:line>
            </w:pict>
          </mc:Fallback>
        </mc:AlternateContent>
      </w:r>
      <w:r>
        <w:rPr>
          <w:rFonts w:ascii="Times New Roman" w:hAnsi="Times New Roman"/>
          <w:b/>
          <w:sz w:val="40"/>
          <w:szCs w:val="40"/>
        </w:rPr>
        <w:t>I</w:t>
      </w:r>
      <w:r>
        <w:rPr>
          <w:rFonts w:ascii="Times New Roman" w:hAnsi="Times New Roman"/>
          <w:b/>
          <w:sz w:val="40"/>
          <w:szCs w:val="40"/>
        </w:rPr>
        <w:t xml:space="preserve">ntroduction </w:t>
        <w:tab/>
        <w:tab/>
        <w:tab/>
        <w:tab/>
        <w:tab/>
        <w:tab/>
        <w:t>Chapter   1</w:t>
      </w:r>
    </w:p>
    <w:p>
      <w:pPr>
        <w:pStyle w:val="Normal"/>
        <w:spacing w:lineRule="auto" w:line="360" w:before="0" w:after="0"/>
        <w:ind w:firstLine="720"/>
        <w:jc w:val="both"/>
        <w:rPr>
          <w:rStyle w:val="Strong"/>
          <w:rFonts w:ascii="Times New Roman" w:hAnsi="Times New Roman"/>
          <w:color w:val="000000"/>
          <w:sz w:val="24"/>
          <w:szCs w:val="24"/>
          <w:highlight w:val="white"/>
        </w:rPr>
      </w:pPr>
      <w:r>
        <w:rPr>
          <w:rFonts w:ascii="Times New Roman" w:hAnsi="Times New Roman"/>
          <w:color w:val="000000"/>
          <w:sz w:val="24"/>
          <w:szCs w:val="24"/>
          <w:highlight w:val="white"/>
        </w:rPr>
      </w:r>
    </w:p>
    <w:p>
      <w:pPr>
        <w:pStyle w:val="Normal"/>
        <w:spacing w:lineRule="auto" w:line="360" w:before="0" w:after="0"/>
        <w:ind w:firstLine="720"/>
        <w:jc w:val="both"/>
        <w:rPr>
          <w:rFonts w:ascii="Times New Roman" w:hAnsi="Times New Roman"/>
          <w:color w:val="000000"/>
          <w:sz w:val="24"/>
          <w:szCs w:val="24"/>
          <w:highlight w:val="white"/>
        </w:rPr>
      </w:pPr>
      <w:r>
        <w:rPr>
          <w:rStyle w:val="Strong"/>
          <w:rFonts w:ascii="Times New Roman" w:hAnsi="Times New Roman"/>
          <w:color w:val="000000"/>
          <w:sz w:val="24"/>
          <w:szCs w:val="24"/>
          <w:shd w:fill="FFFFFF" w:val="clear"/>
        </w:rPr>
        <w:t>Amazon.com</w:t>
      </w:r>
      <w:r>
        <w:rPr>
          <w:rFonts w:ascii="Times New Roman" w:hAnsi="Times New Roman"/>
          <w:color w:val="000000"/>
          <w:sz w:val="24"/>
          <w:szCs w:val="24"/>
          <w:shd w:fill="FFFFFF" w:val="clear"/>
        </w:rPr>
        <w:t>, online retailer, manufacturer of </w:t>
      </w:r>
      <w:r>
        <w:rPr>
          <w:rFonts w:ascii="Times New Roman" w:hAnsi="Times New Roman"/>
          <w:sz w:val="24"/>
          <w:szCs w:val="24"/>
          <w:shd w:fill="FFFFFF" w:val="clear"/>
        </w:rPr>
        <w:t xml:space="preserve">electronic book </w:t>
      </w:r>
      <w:r>
        <w:rPr>
          <w:rFonts w:ascii="Times New Roman" w:hAnsi="Times New Roman"/>
          <w:color w:val="000000"/>
          <w:sz w:val="24"/>
          <w:szCs w:val="24"/>
          <w:shd w:fill="FFFFFF" w:val="clear"/>
        </w:rPr>
        <w:t>readers, and Web services provider that became the </w:t>
      </w:r>
      <w:r>
        <w:rPr>
          <w:rFonts w:ascii="Times New Roman" w:hAnsi="Times New Roman"/>
          <w:sz w:val="24"/>
          <w:szCs w:val="24"/>
          <w:shd w:fill="FFFFFF" w:val="clear"/>
        </w:rPr>
        <w:t>iconic</w:t>
      </w:r>
      <w:r>
        <w:rPr>
          <w:rFonts w:ascii="Times New Roman" w:hAnsi="Times New Roman"/>
          <w:color w:val="000000"/>
          <w:sz w:val="24"/>
          <w:szCs w:val="24"/>
          <w:shd w:fill="FFFFFF" w:val="clear"/>
        </w:rPr>
        <w:t> example of </w:t>
      </w:r>
      <w:r>
        <w:rPr>
          <w:rFonts w:ascii="Times New Roman" w:hAnsi="Times New Roman"/>
          <w:sz w:val="24"/>
          <w:szCs w:val="24"/>
          <w:shd w:fill="FFFFFF" w:val="clear"/>
        </w:rPr>
        <w:t>electronic commerce</w:t>
      </w:r>
      <w:r>
        <w:rPr>
          <w:rFonts w:ascii="Times New Roman" w:hAnsi="Times New Roman"/>
          <w:color w:val="000000"/>
          <w:sz w:val="24"/>
          <w:szCs w:val="24"/>
          <w:shd w:fill="FFFFFF" w:val="clear"/>
        </w:rPr>
        <w:t>.</w:t>
      </w:r>
      <w:r>
        <w:rPr>
          <w:rFonts w:cs="Arial" w:ascii="Arial" w:hAnsi="Arial"/>
          <w:color w:val="000000"/>
          <w:sz w:val="30"/>
          <w:szCs w:val="30"/>
          <w:shd w:fill="FFFFFF" w:val="clear"/>
        </w:rPr>
        <w:t xml:space="preserve"> </w:t>
      </w:r>
      <w:r>
        <w:rPr>
          <w:rFonts w:ascii="Times New Roman" w:hAnsi="Times New Roman"/>
          <w:color w:val="000000"/>
          <w:sz w:val="24"/>
          <w:szCs w:val="24"/>
          <w:shd w:fill="FFFFFF" w:val="clear"/>
        </w:rPr>
        <w:t>Amazon.com is a vast Internet-based enterprise that sells books, music, movies, house wares, electronics, toys, and many other goods, either directly or as the middleman between other retailers and Amazon.com’s millions of customers. Its Web services business includes renting data storage and computing resources, so-called “cloud computing,” over the Internet.</w:t>
      </w:r>
    </w:p>
    <w:p>
      <w:pPr>
        <w:pStyle w:val="Normal"/>
        <w:spacing w:lineRule="auto" w:line="360" w:before="0" w:after="0"/>
        <w:jc w:val="both"/>
        <w:rPr>
          <w:rFonts w:ascii="Times New Roman" w:hAnsi="Times New Roman" w:eastAsia="SimSun"/>
          <w:bCs/>
          <w:sz w:val="24"/>
          <w:szCs w:val="24"/>
        </w:rPr>
      </w:pPr>
      <w:r>
        <w:rPr>
          <w:rFonts w:eastAsia="SimSun" w:ascii="Times New Roman" w:hAnsi="Times New Roman"/>
          <w:bCs/>
          <w:sz w:val="24"/>
          <w:szCs w:val="24"/>
        </w:rPr>
        <w:tab/>
        <w:t>This project tests the website by prototyping tool for building test scripts by using Selenium tool. Selenium Webdriver is a prototyping tool for building test scripts.</w:t>
      </w:r>
    </w:p>
    <w:p>
      <w:pPr>
        <w:pStyle w:val="Normal"/>
        <w:spacing w:lineRule="auto" w:line="360" w:before="0" w:after="0"/>
        <w:jc w:val="both"/>
        <w:rPr>
          <w:rFonts w:ascii="Times New Roman" w:hAnsi="Times New Roman" w:eastAsia="SimSun"/>
          <w:bCs/>
          <w:sz w:val="24"/>
          <w:szCs w:val="24"/>
        </w:rPr>
      </w:pPr>
      <w:r>
        <w:rPr>
          <w:rFonts w:eastAsia="SimSun" w:ascii="Times New Roman" w:hAnsi="Times New Roman"/>
          <w:bCs/>
          <w:sz w:val="24"/>
          <w:szCs w:val="24"/>
        </w:rPr>
      </w:r>
    </w:p>
    <w:p>
      <w:pPr>
        <w:pStyle w:val="Normal"/>
        <w:spacing w:lineRule="auto" w:line="360" w:before="0" w:after="0"/>
        <w:jc w:val="both"/>
        <w:rPr>
          <w:rFonts w:ascii="Times New Roman" w:hAnsi="Times New Roman"/>
          <w:b/>
          <w:b/>
          <w:sz w:val="32"/>
          <w:szCs w:val="28"/>
        </w:rPr>
      </w:pPr>
      <w:r>
        <w:rPr>
          <w:rFonts w:ascii="Times New Roman" w:hAnsi="Times New Roman"/>
          <w:b/>
          <w:sz w:val="32"/>
          <w:szCs w:val="28"/>
        </w:rPr>
      </w:r>
    </w:p>
    <w:p>
      <w:pPr>
        <w:pStyle w:val="Normal"/>
        <w:spacing w:lineRule="auto" w:line="360" w:before="0" w:after="0"/>
        <w:contextualSpacing/>
        <w:jc w:val="both"/>
        <w:rPr>
          <w:rFonts w:ascii="Times New Roman" w:hAnsi="Times New Roman"/>
          <w:color w:val="000000"/>
          <w:sz w:val="28"/>
          <w:szCs w:val="24"/>
          <w:u w:val="single"/>
        </w:rPr>
      </w:pPr>
      <w:r>
        <w:rPr>
          <w:rFonts w:ascii="Times New Roman" w:hAnsi="Times New Roman"/>
          <w:b/>
          <w:color w:val="000000"/>
          <w:sz w:val="28"/>
          <w:szCs w:val="24"/>
          <w:u w:val="single"/>
        </w:rPr>
        <w:t>Motivation:</w:t>
      </w:r>
    </w:p>
    <w:p>
      <w:pPr>
        <w:pStyle w:val="Normal"/>
        <w:spacing w:lineRule="auto" w:line="360" w:before="0" w:after="0"/>
        <w:jc w:val="both"/>
        <w:rPr>
          <w:rFonts w:ascii="Times New Roman" w:hAnsi="Times New Roman" w:eastAsia="Georgia"/>
          <w:color w:val="000000" w:themeColor="text1"/>
          <w:sz w:val="24"/>
          <w:szCs w:val="24"/>
        </w:rPr>
      </w:pPr>
      <w:r>
        <w:rPr>
          <w:rFonts w:eastAsia="Georgia" w:ascii="Times New Roman" w:hAnsi="Times New Roman"/>
          <w:color w:val="000000" w:themeColor="text1"/>
          <w:sz w:val="24"/>
          <w:szCs w:val="24"/>
        </w:rPr>
        <w:t>As the internet users are increasing exponentially, the use of Amazon Website has increased rapidly .This project tests the website by prototyping tool for building test scripts by using selenium Webdriver tool and Validated using JUnit.</w:t>
      </w:r>
    </w:p>
    <w:p>
      <w:pPr>
        <w:pStyle w:val="Normal"/>
        <w:spacing w:lineRule="auto" w:line="360" w:before="0" w:after="0"/>
        <w:rPr>
          <w:rFonts w:ascii="Times New Roman" w:hAnsi="Times New Roman" w:eastAsia="Georgia"/>
          <w:color w:val="000000" w:themeColor="text1"/>
          <w:sz w:val="24"/>
          <w:szCs w:val="24"/>
        </w:rPr>
      </w:pPr>
      <w:r>
        <w:rPr>
          <w:rFonts w:eastAsia="Georgia" w:ascii="Times New Roman" w:hAnsi="Times New Roman"/>
          <w:color w:val="000000" w:themeColor="text1"/>
          <w:sz w:val="24"/>
          <w:szCs w:val="24"/>
        </w:rPr>
      </w:r>
    </w:p>
    <w:p>
      <w:pPr>
        <w:pStyle w:val="Normal"/>
        <w:spacing w:lineRule="auto" w:line="360" w:before="0" w:after="0"/>
        <w:rPr>
          <w:rFonts w:ascii="Times New Roman" w:hAnsi="Times New Roman" w:eastAsia="Georgia"/>
          <w:color w:val="000000" w:themeColor="text1"/>
          <w:sz w:val="24"/>
          <w:szCs w:val="24"/>
        </w:rPr>
      </w:pPr>
      <w:r>
        <w:rPr>
          <w:rFonts w:eastAsia="Georgia" w:ascii="Times New Roman" w:hAnsi="Times New Roman"/>
          <w:color w:val="000000" w:themeColor="text1"/>
          <w:sz w:val="24"/>
          <w:szCs w:val="24"/>
        </w:rPr>
      </w:r>
    </w:p>
    <w:p>
      <w:pPr>
        <w:pStyle w:val="Normal"/>
        <w:spacing w:lineRule="auto" w:line="360" w:before="0" w:after="0"/>
        <w:rPr>
          <w:rFonts w:ascii="Times New Roman" w:hAnsi="Times New Roman" w:eastAsia="Georgia"/>
          <w:color w:val="333333"/>
          <w:sz w:val="24"/>
          <w:szCs w:val="24"/>
          <w:u w:val="single"/>
        </w:rPr>
      </w:pPr>
      <w:r>
        <w:rPr>
          <w:rFonts w:ascii="Times New Roman" w:hAnsi="Times New Roman"/>
          <w:b/>
          <w:sz w:val="28"/>
          <w:szCs w:val="24"/>
          <w:u w:val="single"/>
        </w:rPr>
        <w:t>Problem Statement:</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Testing Amazon website with Home Page, Login Page, Add-to-cart Page with Selenium web driver.</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hd w:val="clear" w:color="auto" w:fill="FFFFFF"/>
        <w:spacing w:lineRule="atLeast" w:line="334"/>
        <w:ind w:right="-19" w:hanging="0"/>
        <w:jc w:val="both"/>
        <w:rPr>
          <w:rFonts w:ascii="Times New Roman" w:hAnsi="Times New Roman" w:eastAsia="SimSun"/>
          <w:b/>
          <w:b/>
          <w:color w:val="333333"/>
          <w:sz w:val="28"/>
          <w:szCs w:val="28"/>
          <w:highlight w:val="white"/>
          <w:lang w:eastAsia="zh-CN"/>
        </w:rPr>
      </w:pPr>
      <w:r>
        <w:rPr>
          <w:rFonts w:eastAsia="SimSun" w:ascii="Times New Roman" w:hAnsi="Times New Roman"/>
          <w:b/>
          <w:color w:val="333333"/>
          <w:sz w:val="28"/>
          <w:szCs w:val="28"/>
          <w:shd w:fill="FFFFFF" w:val="clear"/>
          <w:lang w:eastAsia="zh-CN"/>
        </w:rPr>
      </w:r>
    </w:p>
    <w:p>
      <w:pPr>
        <w:pStyle w:val="ListParagraph"/>
        <w:spacing w:lineRule="auto" w:line="360" w:before="0" w:after="0"/>
        <w:ind w:left="0" w:hanging="0"/>
        <w:contextualSpacing/>
        <w:jc w:val="both"/>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b/>
          <w:b/>
          <w:szCs w:val="40"/>
        </w:rPr>
      </w:pPr>
      <w:r>
        <w:rPr>
          <w:rFonts w:ascii="Times New Roman" w:hAnsi="Times New Roman"/>
          <w:b/>
          <w:szCs w:val="40"/>
        </w:rPr>
        <w:t>1</w:t>
      </w:r>
    </w:p>
    <w:p>
      <w:pPr>
        <w:pStyle w:val="Normal"/>
        <w:spacing w:before="0" w:after="0"/>
        <w:rPr>
          <w:rFonts w:ascii="Times New Roman" w:hAnsi="Times New Roman"/>
          <w:b/>
          <w:b/>
          <w:sz w:val="40"/>
          <w:szCs w:val="40"/>
        </w:rPr>
      </w:pPr>
      <w:r>
        <w:rPr>
          <w:rFonts w:ascii="Times New Roman" w:hAnsi="Times New Roman"/>
          <w:b/>
          <w:sz w:val="40"/>
          <w:szCs w:val="40"/>
        </w:rPr>
        <w:t>System Requirement Specification</w:t>
        <w:tab/>
        <w:tab/>
        <w:t xml:space="preserve">Chapter </w:t>
      </w:r>
      <w:r>
        <mc:AlternateContent>
          <mc:Choice Requires="wps">
            <w:drawing>
              <wp:anchor behindDoc="0" distT="0" distB="0" distL="114300" distR="114300" simplePos="0" locked="0" layoutInCell="1" allowOverlap="1" relativeHeight="5">
                <wp:simplePos x="0" y="0"/>
                <wp:positionH relativeFrom="column">
                  <wp:posOffset>-69215</wp:posOffset>
                </wp:positionH>
                <wp:positionV relativeFrom="paragraph">
                  <wp:posOffset>337185</wp:posOffset>
                </wp:positionV>
                <wp:extent cx="4253865" cy="1270"/>
                <wp:effectExtent l="0" t="0" r="0" b="0"/>
                <wp:wrapNone/>
                <wp:docPr id="7" name="Straight Connector 3"/>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ID="Straight Connector 3" stroked="t" style="position:absolute">
                <v:stroke color="black" weight="19080" joinstyle="miter" endcap="flat"/>
                <v:fill o:detectmouseclick="t" on="false"/>
              </v:line>
            </w:pict>
          </mc:Fallback>
        </mc:AlternateContent>
      </w:r>
      <w:r>
        <w:rPr>
          <w:rFonts w:ascii="Times New Roman" w:hAnsi="Times New Roman"/>
          <w:b/>
          <w:sz w:val="40"/>
          <w:szCs w:val="40"/>
        </w:rPr>
        <w:t>2</w:t>
      </w:r>
    </w:p>
    <w:p>
      <w:pPr>
        <w:pStyle w:val="ListParagraph"/>
        <w:suppressAutoHyphens w:val="true"/>
        <w:spacing w:lineRule="auto" w:line="360" w:before="0" w:after="0"/>
        <w:contextualSpacing/>
        <w:jc w:val="both"/>
        <w:rPr>
          <w:rFonts w:ascii="Times New Roman" w:hAnsi="Times New Roman"/>
          <w:b/>
          <w:b/>
          <w:sz w:val="32"/>
          <w:szCs w:val="28"/>
        </w:rPr>
      </w:pPr>
      <w:r>
        <w:rPr>
          <w:rFonts w:ascii="Times New Roman" w:hAnsi="Times New Roman"/>
          <w:b/>
          <w:sz w:val="32"/>
          <w:szCs w:val="28"/>
        </w:rPr>
      </w:r>
    </w:p>
    <w:p>
      <w:pPr>
        <w:pStyle w:val="ListParagraph"/>
        <w:numPr>
          <w:ilvl w:val="1"/>
          <w:numId w:val="1"/>
        </w:numPr>
        <w:suppressAutoHyphens w:val="true"/>
        <w:spacing w:lineRule="auto" w:line="360" w:before="0" w:after="0"/>
        <w:contextualSpacing/>
        <w:jc w:val="both"/>
        <w:rPr>
          <w:rFonts w:ascii="Times New Roman" w:hAnsi="Times New Roman"/>
          <w:b/>
          <w:b/>
          <w:sz w:val="32"/>
          <w:szCs w:val="28"/>
        </w:rPr>
      </w:pPr>
      <w:r>
        <w:rPr>
          <w:rFonts w:ascii="Times New Roman" w:hAnsi="Times New Roman"/>
          <w:b/>
          <w:sz w:val="32"/>
          <w:szCs w:val="28"/>
        </w:rPr>
        <w:t>Software Requirements</w:t>
      </w:r>
    </w:p>
    <w:p>
      <w:pPr>
        <w:pStyle w:val="ListParagraph"/>
        <w:suppressAutoHyphens w:val="true"/>
        <w:spacing w:lineRule="auto" w:line="360" w:before="0" w:after="0"/>
        <w:contextualSpacing/>
        <w:jc w:val="both"/>
        <w:rPr>
          <w:rFonts w:ascii="Times New Roman" w:hAnsi="Times New Roman"/>
          <w:b/>
          <w:b/>
          <w:sz w:val="32"/>
          <w:szCs w:val="28"/>
        </w:rPr>
      </w:pPr>
      <w:r>
        <w:rPr>
          <w:rFonts w:ascii="Times New Roman" w:hAnsi="Times New Roman"/>
          <w:b/>
          <w:sz w:val="32"/>
          <w:szCs w:val="28"/>
        </w:rPr>
      </w:r>
    </w:p>
    <w:p>
      <w:pPr>
        <w:pStyle w:val="ListParagraph"/>
        <w:suppressAutoHyphens w:val="true"/>
        <w:spacing w:lineRule="auto" w:line="360" w:before="0" w:after="0"/>
        <w:ind w:left="0" w:hanging="0"/>
        <w:contextualSpacing/>
        <w:jc w:val="center"/>
        <w:rPr>
          <w:rFonts w:ascii="Times New Roman" w:hAnsi="Times New Roman"/>
          <w:bCs/>
          <w:szCs w:val="20"/>
        </w:rPr>
      </w:pPr>
      <w:r>
        <w:rPr>
          <w:rFonts w:ascii="Times New Roman" w:hAnsi="Times New Roman"/>
          <w:bCs/>
          <w:szCs w:val="20"/>
        </w:rPr>
        <w:t xml:space="preserve">Table. 2.1. Software Specification. </w:t>
      </w:r>
    </w:p>
    <w:tbl>
      <w:tblPr>
        <w:tblpPr w:bottomFromText="0" w:horzAnchor="margin" w:leftFromText="180" w:rightFromText="180" w:tblpX="0" w:tblpY="13" w:topFromText="0" w:vertAnchor="text"/>
        <w:tblW w:w="908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4541"/>
        <w:gridCol w:w="4539"/>
      </w:tblGrid>
      <w:tr>
        <w:trPr/>
        <w:tc>
          <w:tcPr>
            <w:tcW w:w="4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Tool</w:t>
            </w:r>
          </w:p>
        </w:tc>
        <w:tc>
          <w:tcPr>
            <w:tcW w:w="45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Selenium WebDriver&amp; Junit</w:t>
            </w:r>
          </w:p>
        </w:tc>
      </w:tr>
      <w:tr>
        <w:trPr/>
        <w:tc>
          <w:tcPr>
            <w:tcW w:w="4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IDE</w:t>
            </w:r>
          </w:p>
        </w:tc>
        <w:tc>
          <w:tcPr>
            <w:tcW w:w="45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Eclipse Photon</w:t>
            </w:r>
          </w:p>
        </w:tc>
      </w:tr>
      <w:tr>
        <w:trPr/>
        <w:tc>
          <w:tcPr>
            <w:tcW w:w="4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Programming Language</w:t>
            </w:r>
          </w:p>
        </w:tc>
        <w:tc>
          <w:tcPr>
            <w:tcW w:w="45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center" w:pos="4927" w:leader="none"/>
                <w:tab w:val="right" w:pos="9026" w:leader="none"/>
              </w:tabs>
              <w:spacing w:lineRule="auto" w:line="360" w:before="0" w:after="0"/>
              <w:ind w:left="0" w:hanging="0"/>
              <w:contextualSpacing/>
              <w:rPr>
                <w:rFonts w:ascii="Times New Roman" w:hAnsi="Times New Roman"/>
                <w:bCs/>
                <w:sz w:val="24"/>
                <w:szCs w:val="24"/>
              </w:rPr>
            </w:pPr>
            <w:r>
              <w:rPr>
                <w:rFonts w:ascii="Times New Roman" w:hAnsi="Times New Roman"/>
                <w:bCs/>
                <w:sz w:val="24"/>
                <w:szCs w:val="24"/>
              </w:rPr>
              <w:t>Java</w:t>
            </w:r>
          </w:p>
        </w:tc>
      </w:tr>
    </w:tbl>
    <w:p>
      <w:pPr>
        <w:pStyle w:val="ListParagraph"/>
        <w:spacing w:lineRule="auto" w:line="360" w:before="0" w:after="0"/>
        <w:ind w:left="495" w:hanging="0"/>
        <w:contextualSpacing/>
        <w:jc w:val="both"/>
        <w:rPr>
          <w:rFonts w:ascii="Times New Roman" w:hAnsi="Times New Roman"/>
          <w:bCs/>
          <w:sz w:val="24"/>
          <w:szCs w:val="24"/>
        </w:rPr>
      </w:pPr>
      <w:r>
        <w:rPr>
          <w:rFonts w:ascii="Times New Roman" w:hAnsi="Times New Roman"/>
          <w:bCs/>
          <w:sz w:val="24"/>
          <w:szCs w:val="24"/>
        </w:rPr>
      </w:r>
    </w:p>
    <w:p>
      <w:pPr>
        <w:pStyle w:val="Normal"/>
        <w:spacing w:lineRule="auto" w:line="360" w:before="0" w:after="0"/>
        <w:jc w:val="both"/>
        <w:rPr>
          <w:rFonts w:ascii="Times New Roman" w:hAnsi="Times New Roman"/>
          <w:b/>
          <w:b/>
          <w:sz w:val="32"/>
          <w:szCs w:val="28"/>
        </w:rPr>
      </w:pPr>
      <w:r>
        <w:rPr>
          <w:rFonts w:ascii="Times New Roman" w:hAnsi="Times New Roman"/>
          <w:b/>
          <w:sz w:val="32"/>
          <w:szCs w:val="28"/>
        </w:rPr>
      </w:r>
    </w:p>
    <w:p>
      <w:pPr>
        <w:pStyle w:val="Normal"/>
        <w:numPr>
          <w:ilvl w:val="1"/>
          <w:numId w:val="1"/>
        </w:numPr>
        <w:spacing w:lineRule="auto" w:line="360" w:before="0" w:after="0"/>
        <w:jc w:val="both"/>
        <w:rPr>
          <w:rFonts w:ascii="Times New Roman" w:hAnsi="Times New Roman"/>
          <w:b/>
          <w:b/>
          <w:sz w:val="32"/>
          <w:szCs w:val="28"/>
        </w:rPr>
      </w:pPr>
      <w:r>
        <w:rPr>
          <w:rFonts w:ascii="Times New Roman" w:hAnsi="Times New Roman"/>
          <w:b/>
          <w:sz w:val="32"/>
          <w:szCs w:val="28"/>
        </w:rPr>
        <w:t xml:space="preserve">  </w:t>
      </w:r>
      <w:r>
        <w:rPr>
          <w:rFonts w:ascii="Times New Roman" w:hAnsi="Times New Roman"/>
          <w:b/>
          <w:sz w:val="32"/>
          <w:szCs w:val="28"/>
        </w:rPr>
        <w:t>Hardware Requirements: -</w:t>
      </w:r>
    </w:p>
    <w:p>
      <w:pPr>
        <w:pStyle w:val="ListParagraph"/>
        <w:spacing w:lineRule="auto" w:line="360" w:before="0" w:after="0"/>
        <w:ind w:left="0" w:hanging="0"/>
        <w:contextualSpacing/>
        <w:jc w:val="center"/>
        <w:rPr>
          <w:rFonts w:ascii="Times New Roman" w:hAnsi="Times New Roman"/>
          <w:bCs/>
          <w:szCs w:val="20"/>
        </w:rPr>
      </w:pPr>
      <w:r>
        <w:rPr>
          <w:rFonts w:ascii="Times New Roman" w:hAnsi="Times New Roman"/>
          <w:bCs/>
          <w:szCs w:val="20"/>
        </w:rPr>
      </w:r>
    </w:p>
    <w:p>
      <w:pPr>
        <w:pStyle w:val="ListParagraph"/>
        <w:spacing w:lineRule="auto" w:line="360" w:before="0" w:after="0"/>
        <w:ind w:left="0" w:hanging="0"/>
        <w:contextualSpacing/>
        <w:jc w:val="center"/>
        <w:rPr>
          <w:rFonts w:ascii="Times New Roman" w:hAnsi="Times New Roman"/>
        </w:rPr>
      </w:pPr>
      <w:r>
        <w:rPr>
          <w:rFonts w:ascii="Times New Roman" w:hAnsi="Times New Roman"/>
          <w:bCs/>
          <w:szCs w:val="20"/>
        </w:rPr>
        <w:t>Table. 2.2. Hardware Specification.</w:t>
      </w:r>
    </w:p>
    <w:tbl>
      <w:tblPr>
        <w:tblpPr w:bottomFromText="0" w:horzAnchor="margin" w:leftFromText="180" w:rightFromText="180" w:tblpX="0" w:tblpY="7640" w:topFromText="0" w:vertAnchor="page"/>
        <w:tblW w:w="9576"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4788"/>
        <w:gridCol w:w="4787"/>
      </w:tblGrid>
      <w:tr>
        <w:trPr/>
        <w:tc>
          <w:tcPr>
            <w:tcW w:w="4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Processor</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Intel I3 Processor</w:t>
            </w:r>
          </w:p>
        </w:tc>
      </w:tr>
      <w:tr>
        <w:trPr/>
        <w:tc>
          <w:tcPr>
            <w:tcW w:w="4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RAM</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2GB</w:t>
            </w:r>
          </w:p>
        </w:tc>
      </w:tr>
      <w:tr>
        <w:trPr/>
        <w:tc>
          <w:tcPr>
            <w:tcW w:w="4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HDD</w:t>
            </w:r>
          </w:p>
        </w:tc>
        <w:tc>
          <w:tcPr>
            <w:tcW w:w="4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tabs>
                <w:tab w:val="center" w:pos="4513" w:leader="none"/>
                <w:tab w:val="right" w:pos="9026" w:leader="none"/>
              </w:tabs>
              <w:spacing w:lineRule="auto" w:line="360" w:before="0" w:after="0"/>
              <w:ind w:left="0" w:hanging="0"/>
              <w:contextualSpacing/>
              <w:jc w:val="center"/>
              <w:rPr>
                <w:rFonts w:ascii="Times New Roman" w:hAnsi="Times New Roman"/>
                <w:bCs/>
                <w:sz w:val="24"/>
                <w:szCs w:val="24"/>
              </w:rPr>
            </w:pPr>
            <w:r>
              <w:rPr>
                <w:rFonts w:ascii="Times New Roman" w:hAnsi="Times New Roman"/>
                <w:bCs/>
                <w:sz w:val="24"/>
                <w:szCs w:val="24"/>
              </w:rPr>
              <w:t>500GB</w:t>
            </w:r>
          </w:p>
        </w:tc>
      </w:tr>
    </w:tbl>
    <w:p>
      <w:pPr>
        <w:pStyle w:val="ListParagraph"/>
        <w:spacing w:lineRule="auto" w:line="360" w:before="0" w:after="0"/>
        <w:contextualSpacing/>
        <w:jc w:val="center"/>
        <w:rPr>
          <w:rFonts w:ascii="Times New Roman" w:hAnsi="Times New Roman"/>
          <w:sz w:val="24"/>
          <w:szCs w:val="24"/>
        </w:rPr>
      </w:pPr>
      <w:r>
        <w:rPr>
          <w:rFonts w:ascii="Times New Roman" w:hAnsi="Times New Roman"/>
          <w:sz w:val="24"/>
          <w:szCs w:val="24"/>
        </w:rPr>
      </w:r>
    </w:p>
    <w:p>
      <w:pPr>
        <w:pStyle w:val="Normal"/>
        <w:spacing w:before="0" w:after="0"/>
        <w:jc w:val="center"/>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rPr>
      </w:pPr>
      <w:r>
        <w:rPr>
          <w:rFonts w:ascii="Times New Roman" w:hAnsi="Times New Roman"/>
        </w:rPr>
      </w:r>
    </w:p>
    <w:p>
      <w:pPr>
        <w:pStyle w:val="Normal"/>
        <w:spacing w:before="0" w:after="0"/>
        <w:jc w:val="center"/>
        <w:rPr>
          <w:rFonts w:ascii="Times New Roman" w:hAnsi="Times New Roman"/>
          <w:b/>
          <w:b/>
          <w:szCs w:val="40"/>
        </w:rPr>
      </w:pPr>
      <w:r>
        <w:rPr>
          <w:rFonts w:ascii="Times New Roman" w:hAnsi="Times New Roman"/>
          <w:b/>
          <w:szCs w:val="40"/>
        </w:rPr>
      </w:r>
    </w:p>
    <w:p>
      <w:pPr>
        <w:pStyle w:val="Normal"/>
        <w:spacing w:before="0" w:after="0"/>
        <w:jc w:val="center"/>
        <w:rPr>
          <w:rFonts w:ascii="Times New Roman" w:hAnsi="Times New Roman"/>
          <w:b/>
          <w:b/>
          <w:szCs w:val="40"/>
        </w:rPr>
      </w:pPr>
      <w:r>
        <w:rPr/>
      </w:r>
    </w:p>
    <w:p>
      <w:pPr>
        <w:pStyle w:val="Normal"/>
        <w:spacing w:before="0" w:after="0"/>
        <w:jc w:val="center"/>
        <w:rPr>
          <w:rFonts w:ascii="Times New Roman" w:hAnsi="Times New Roman"/>
          <w:b/>
          <w:b/>
          <w:szCs w:val="40"/>
        </w:rPr>
      </w:pPr>
      <w:r>
        <w:rPr/>
      </w:r>
    </w:p>
    <w:p>
      <w:pPr>
        <w:pStyle w:val="Normal"/>
        <w:spacing w:before="0" w:after="0"/>
        <w:jc w:val="center"/>
        <w:rPr>
          <w:rFonts w:ascii="Times New Roman" w:hAnsi="Times New Roman"/>
          <w:b/>
          <w:b/>
          <w:szCs w:val="40"/>
        </w:rPr>
      </w:pPr>
      <w:r>
        <w:rPr/>
      </w:r>
    </w:p>
    <w:p>
      <w:pPr>
        <w:pStyle w:val="Normal"/>
        <w:spacing w:before="0" w:after="0"/>
        <w:jc w:val="center"/>
        <w:rPr>
          <w:rFonts w:ascii="Times New Roman" w:hAnsi="Times New Roman"/>
          <w:b/>
          <w:b/>
          <w:szCs w:val="40"/>
        </w:rPr>
      </w:pPr>
      <w:r>
        <w:rPr>
          <w:rFonts w:ascii="Times New Roman" w:hAnsi="Times New Roman"/>
          <w:b/>
          <w:szCs w:val="40"/>
        </w:rPr>
        <w:t>2</w:t>
      </w:r>
    </w:p>
    <w:p>
      <w:pPr>
        <w:pStyle w:val="Normal"/>
        <w:spacing w:before="0" w:after="0"/>
        <w:jc w:val="center"/>
        <w:rPr>
          <w:rFonts w:ascii="Times New Roman" w:hAnsi="Times New Roman"/>
          <w:b/>
          <w:b/>
          <w:sz w:val="40"/>
          <w:szCs w:val="40"/>
        </w:rPr>
      </w:pPr>
      <w:r>
        <w:rPr>
          <w:rFonts w:ascii="Times New Roman" w:hAnsi="Times New Roman"/>
          <w:b/>
          <w:sz w:val="40"/>
          <w:szCs w:val="40"/>
        </w:rPr>
        <w:t>Test Plan</w:t>
        <w:tab/>
        <w:tab/>
        <w:tab/>
        <w:tab/>
        <w:tab/>
        <w:tab/>
        <w:tab/>
        <w:tab/>
        <w:t xml:space="preserve">Chapter </w:t>
      </w:r>
      <w:r>
        <mc:AlternateContent>
          <mc:Choice Requires="wps">
            <w:drawing>
              <wp:anchor behindDoc="0" distT="0" distB="0" distL="114300" distR="114300" simplePos="0" locked="0" layoutInCell="1" allowOverlap="1" relativeHeight="6">
                <wp:simplePos x="0" y="0"/>
                <wp:positionH relativeFrom="column">
                  <wp:posOffset>-69215</wp:posOffset>
                </wp:positionH>
                <wp:positionV relativeFrom="paragraph">
                  <wp:posOffset>337185</wp:posOffset>
                </wp:positionV>
                <wp:extent cx="4253865" cy="1270"/>
                <wp:effectExtent l="0" t="0" r="0" b="0"/>
                <wp:wrapNone/>
                <wp:docPr id="8"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3</w:t>
      </w:r>
    </w:p>
    <w:p>
      <w:pPr>
        <w:pStyle w:val="Normal"/>
        <w:spacing w:lineRule="auto" w:line="360" w:before="0" w:after="0"/>
        <w:jc w:val="both"/>
        <w:rPr>
          <w:rFonts w:ascii="Times New Roman" w:hAnsi="Times New Roman"/>
          <w:b/>
          <w:b/>
          <w:sz w:val="32"/>
          <w:szCs w:val="28"/>
        </w:rPr>
      </w:pPr>
      <w:r>
        <w:rPr>
          <w:rFonts w:ascii="Times New Roman" w:hAnsi="Times New Roman"/>
          <w:b/>
          <w:sz w:val="32"/>
          <w:szCs w:val="28"/>
        </w:rPr>
      </w:r>
    </w:p>
    <w:p>
      <w:pPr>
        <w:pStyle w:val="Normal"/>
        <w:suppressAutoHyphens w:val="true"/>
        <w:spacing w:lineRule="auto" w:line="360" w:before="0" w:after="0"/>
        <w:jc w:val="both"/>
        <w:rPr>
          <w:rFonts w:ascii="Times New Roman" w:hAnsi="Times New Roman"/>
          <w:b/>
          <w:b/>
          <w:sz w:val="32"/>
          <w:szCs w:val="28"/>
        </w:rPr>
      </w:pPr>
      <w:r>
        <w:rPr>
          <w:rFonts w:ascii="Times New Roman" w:hAnsi="Times New Roman"/>
          <w:b/>
          <w:sz w:val="32"/>
          <w:szCs w:val="28"/>
        </w:rPr>
        <w:t>3.1 Objective of test plan: -</w:t>
      </w:r>
    </w:p>
    <w:p>
      <w:pPr>
        <w:pStyle w:val="Normal"/>
        <w:spacing w:lineRule="auto" w:line="360" w:before="0" w:after="0"/>
        <w:rPr>
          <w:rFonts w:ascii="Times New Roman" w:hAnsi="Times New Roman"/>
          <w:sz w:val="24"/>
          <w:szCs w:val="24"/>
        </w:rPr>
      </w:pPr>
      <w:r>
        <w:rPr>
          <w:rFonts w:ascii="Times New Roman" w:hAnsi="Times New Roman"/>
          <w:b/>
          <w:sz w:val="32"/>
          <w:szCs w:val="28"/>
        </w:rPr>
        <w:tab/>
      </w:r>
      <w:r>
        <w:rPr>
          <w:rFonts w:ascii="Times New Roman" w:hAnsi="Times New Roman"/>
          <w:sz w:val="24"/>
          <w:szCs w:val="24"/>
        </w:rPr>
        <w:t>The objective of the test suite is to provide adequate coverage metrics, unit testing, system testing, regression testing, batch testing, performance testing, user acceptance, beta testing.</w:t>
      </w:r>
    </w:p>
    <w:p>
      <w:pPr>
        <w:pStyle w:val="Normal"/>
        <w:spacing w:lineRule="auto" w:line="360" w:before="0" w:after="0"/>
        <w:rPr>
          <w:rFonts w:ascii="Times New Roman" w:hAnsi="Times New Roman"/>
          <w:sz w:val="32"/>
          <w:szCs w:val="32"/>
        </w:rPr>
      </w:pPr>
      <w:r>
        <w:rPr>
          <w:rFonts w:ascii="Times New Roman" w:hAnsi="Times New Roman"/>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t>3.2Tasks of Test Plan</w:t>
      </w:r>
    </w:p>
    <w:p>
      <w:pPr>
        <w:pStyle w:val="Normal"/>
        <w:spacing w:lineRule="auto" w:line="360" w:before="0" w:after="0"/>
        <w:rPr>
          <w:rFonts w:ascii="Times New Roman" w:hAnsi="Times New Roman"/>
          <w:b/>
          <w:b/>
          <w:sz w:val="24"/>
          <w:szCs w:val="24"/>
        </w:rPr>
      </w:pPr>
      <w:r>
        <w:rPr>
          <w:rFonts w:ascii="Times New Roman" w:hAnsi="Times New Roman"/>
          <w:b/>
          <w:sz w:val="24"/>
          <w:szCs w:val="24"/>
        </w:rPr>
      </w:r>
    </w:p>
    <w:p>
      <w:pPr>
        <w:pStyle w:val="Normal"/>
        <w:spacing w:lineRule="auto" w:line="360" w:before="0" w:after="0"/>
        <w:rPr>
          <w:rFonts w:ascii="Times New Roman" w:hAnsi="Times New Roman"/>
          <w:sz w:val="24"/>
          <w:szCs w:val="24"/>
        </w:rPr>
      </w:pPr>
      <w:r>
        <w:rPr>
          <w:rFonts w:ascii="Times New Roman" w:hAnsi="Times New Roman"/>
          <w:sz w:val="24"/>
          <w:szCs w:val="24"/>
        </w:rPr>
        <w:t>Testing:</w:t>
      </w:r>
    </w:p>
    <w:p>
      <w:pPr>
        <w:pStyle w:val="Normal"/>
        <w:numPr>
          <w:ilvl w:val="0"/>
          <w:numId w:val="2"/>
        </w:numPr>
        <w:spacing w:lineRule="auto" w:line="360" w:before="0" w:after="0"/>
        <w:rPr>
          <w:rFonts w:ascii="Times New Roman" w:hAnsi="Times New Roman"/>
          <w:sz w:val="24"/>
          <w:szCs w:val="24"/>
        </w:rPr>
      </w:pPr>
      <w:r>
        <w:rPr>
          <w:rFonts w:ascii="Times New Roman" w:hAnsi="Times New Roman"/>
          <w:sz w:val="24"/>
          <w:szCs w:val="24"/>
        </w:rPr>
        <w:t>Opening website.</w:t>
      </w:r>
    </w:p>
    <w:p>
      <w:pPr>
        <w:pStyle w:val="Normal"/>
        <w:numPr>
          <w:ilvl w:val="0"/>
          <w:numId w:val="2"/>
        </w:numPr>
        <w:spacing w:lineRule="auto" w:line="360" w:before="0" w:after="0"/>
        <w:rPr>
          <w:rFonts w:ascii="Times New Roman" w:hAnsi="Times New Roman"/>
          <w:sz w:val="24"/>
          <w:szCs w:val="24"/>
        </w:rPr>
      </w:pPr>
      <w:r>
        <w:rPr>
          <w:rFonts w:ascii="Times New Roman" w:hAnsi="Times New Roman"/>
          <w:sz w:val="24"/>
          <w:szCs w:val="24"/>
        </w:rPr>
        <w:t>Providing the inputs to the appropriate Input Fields.</w:t>
      </w:r>
    </w:p>
    <w:p>
      <w:pPr>
        <w:pStyle w:val="Normal"/>
        <w:numPr>
          <w:ilvl w:val="0"/>
          <w:numId w:val="2"/>
        </w:numPr>
        <w:spacing w:lineRule="auto" w:line="360" w:before="0" w:after="0"/>
        <w:rPr>
          <w:rFonts w:ascii="Times New Roman" w:hAnsi="Times New Roman"/>
          <w:sz w:val="24"/>
          <w:szCs w:val="24"/>
        </w:rPr>
      </w:pPr>
      <w:r>
        <w:rPr>
          <w:rFonts w:ascii="Times New Roman" w:hAnsi="Times New Roman"/>
          <w:sz w:val="24"/>
          <w:szCs w:val="24"/>
        </w:rPr>
        <w:t xml:space="preserve">Validating the Functionalities. </w:t>
      </w:r>
    </w:p>
    <w:p>
      <w:pPr>
        <w:pStyle w:val="Normal"/>
        <w:numPr>
          <w:ilvl w:val="0"/>
          <w:numId w:val="2"/>
        </w:numPr>
        <w:spacing w:lineRule="auto" w:line="360" w:before="0" w:after="0"/>
        <w:rPr>
          <w:rFonts w:ascii="Times New Roman" w:hAnsi="Times New Roman"/>
          <w:sz w:val="24"/>
          <w:szCs w:val="24"/>
        </w:rPr>
      </w:pPr>
      <w:r>
        <w:rPr>
          <w:rFonts w:ascii="Times New Roman" w:hAnsi="Times New Roman"/>
          <w:sz w:val="24"/>
          <w:szCs w:val="24"/>
        </w:rPr>
        <w:t>Check the result.</w:t>
      </w:r>
    </w:p>
    <w:p>
      <w:pPr>
        <w:pStyle w:val="Normal"/>
        <w:suppressAutoHyphens w:val="true"/>
        <w:spacing w:lineRule="auto" w:line="360" w:before="0" w:after="0"/>
        <w:jc w:val="both"/>
        <w:rPr>
          <w:rFonts w:ascii="Times New Roman" w:hAnsi="Times New Roman"/>
          <w:sz w:val="24"/>
          <w:szCs w:val="24"/>
        </w:rPr>
      </w:pPr>
      <w:r>
        <w:rPr>
          <w:rFonts w:ascii="Times New Roman" w:hAnsi="Times New Roman"/>
          <w:sz w:val="24"/>
          <w:szCs w:val="24"/>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bCs/>
          <w:szCs w:val="20"/>
        </w:rPr>
        <w:t>Table. 3.1. Task of test Plan</w:t>
      </w:r>
    </w:p>
    <w:tbl>
      <w:tblPr>
        <w:tblpPr w:bottomFromText="0" w:horzAnchor="margin" w:leftFromText="180" w:rightFromText="180" w:tblpX="0" w:tblpY="100" w:topFromText="0" w:vertAnchor="text"/>
        <w:tblW w:w="9478"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655"/>
        <w:gridCol w:w="2268"/>
        <w:gridCol w:w="2112"/>
        <w:gridCol w:w="1967"/>
        <w:gridCol w:w="2476"/>
      </w:tblGrid>
      <w:tr>
        <w:trPr/>
        <w:tc>
          <w:tcPr>
            <w:tcW w:w="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jc w:val="center"/>
              <w:rPr>
                <w:rFonts w:ascii="Times New Roman" w:hAnsi="Times New Roman" w:eastAsia="Calibri"/>
                <w:b/>
                <w:b/>
                <w:sz w:val="24"/>
                <w:szCs w:val="24"/>
              </w:rPr>
            </w:pPr>
            <w:r>
              <w:rPr>
                <w:rFonts w:eastAsia="Calibri" w:ascii="Times New Roman" w:hAnsi="Times New Roman"/>
                <w:b/>
                <w:sz w:val="24"/>
                <w:szCs w:val="24"/>
              </w:rPr>
              <w:t>Sr.</w:t>
            </w:r>
          </w:p>
          <w:p>
            <w:pPr>
              <w:pStyle w:val="Normal"/>
              <w:spacing w:lineRule="auto" w:line="240" w:before="0" w:after="0"/>
              <w:jc w:val="center"/>
              <w:rPr>
                <w:rFonts w:ascii="Times New Roman" w:hAnsi="Times New Roman" w:eastAsia="Calibri"/>
                <w:sz w:val="24"/>
                <w:szCs w:val="24"/>
              </w:rPr>
            </w:pPr>
            <w:r>
              <w:rPr>
                <w:rFonts w:eastAsia="Calibri" w:ascii="Times New Roman" w:hAnsi="Times New Roman"/>
                <w:b/>
                <w:sz w:val="24"/>
                <w:szCs w:val="24"/>
              </w:rPr>
              <w:t>No.</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jc w:val="center"/>
              <w:rPr>
                <w:rFonts w:ascii="Times New Roman" w:hAnsi="Times New Roman" w:eastAsia="Calibri"/>
                <w:b/>
                <w:b/>
                <w:sz w:val="24"/>
                <w:szCs w:val="24"/>
              </w:rPr>
            </w:pPr>
            <w:r>
              <w:rPr>
                <w:rFonts w:eastAsia="Calibri" w:ascii="Times New Roman" w:hAnsi="Times New Roman"/>
                <w:b/>
                <w:sz w:val="24"/>
                <w:szCs w:val="24"/>
              </w:rPr>
              <w:t>#Business Requirements</w:t>
            </w:r>
          </w:p>
          <w:p>
            <w:pPr>
              <w:pStyle w:val="Normal"/>
              <w:spacing w:lineRule="auto" w:line="240" w:before="0" w:after="0"/>
              <w:jc w:val="center"/>
              <w:rPr>
                <w:rFonts w:ascii="Times New Roman" w:hAnsi="Times New Roman" w:eastAsia="Calibri"/>
                <w:sz w:val="24"/>
                <w:szCs w:val="24"/>
              </w:rPr>
            </w:pPr>
            <w:r>
              <w:rPr>
                <w:rFonts w:eastAsia="Calibri" w:ascii="Times New Roman" w:hAnsi="Times New Roman"/>
                <w:b/>
                <w:sz w:val="24"/>
                <w:szCs w:val="24"/>
              </w:rPr>
              <w:t>(BR)</w:t>
            </w:r>
          </w:p>
        </w:tc>
        <w:tc>
          <w:tcPr>
            <w:tcW w:w="21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jc w:val="center"/>
              <w:rPr>
                <w:rFonts w:ascii="Times New Roman" w:hAnsi="Times New Roman" w:eastAsia="Calibri"/>
                <w:b/>
                <w:b/>
                <w:sz w:val="24"/>
                <w:szCs w:val="24"/>
              </w:rPr>
            </w:pPr>
            <w:r>
              <w:rPr>
                <w:rFonts w:eastAsia="Calibri" w:ascii="Times New Roman" w:hAnsi="Times New Roman"/>
                <w:b/>
                <w:sz w:val="24"/>
                <w:szCs w:val="24"/>
              </w:rPr>
              <w:t>#Functional Requirements</w:t>
            </w:r>
          </w:p>
          <w:p>
            <w:pPr>
              <w:pStyle w:val="Normal"/>
              <w:spacing w:lineRule="auto" w:line="240" w:before="0" w:after="0"/>
              <w:jc w:val="center"/>
              <w:rPr>
                <w:rFonts w:ascii="Times New Roman" w:hAnsi="Times New Roman" w:eastAsia="Calibri"/>
                <w:sz w:val="24"/>
                <w:szCs w:val="24"/>
              </w:rPr>
            </w:pPr>
            <w:r>
              <w:rPr>
                <w:rFonts w:eastAsia="Calibri" w:ascii="Times New Roman" w:hAnsi="Times New Roman"/>
                <w:b/>
                <w:sz w:val="24"/>
                <w:szCs w:val="24"/>
              </w:rPr>
              <w:t>(FR)</w:t>
            </w:r>
          </w:p>
        </w:tc>
        <w:tc>
          <w:tcPr>
            <w:tcW w:w="1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jc w:val="center"/>
              <w:rPr>
                <w:rFonts w:ascii="Times New Roman" w:hAnsi="Times New Roman" w:eastAsia="Calibri"/>
                <w:sz w:val="24"/>
                <w:szCs w:val="24"/>
              </w:rPr>
            </w:pPr>
            <w:r>
              <w:rPr>
                <w:rFonts w:eastAsia="Calibri" w:ascii="Times New Roman" w:hAnsi="Times New Roman"/>
                <w:b/>
                <w:sz w:val="24"/>
                <w:szCs w:val="24"/>
              </w:rPr>
              <w:t>#Test Scenarios (TS)</w:t>
            </w:r>
          </w:p>
        </w:tc>
        <w:tc>
          <w:tcPr>
            <w:tcW w:w="2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jc w:val="center"/>
              <w:rPr>
                <w:rFonts w:ascii="Times New Roman" w:hAnsi="Times New Roman" w:eastAsia="Calibri"/>
                <w:b/>
                <w:b/>
                <w:sz w:val="24"/>
                <w:szCs w:val="24"/>
              </w:rPr>
            </w:pPr>
            <w:r>
              <w:rPr>
                <w:rFonts w:eastAsia="Calibri" w:ascii="Times New Roman" w:hAnsi="Times New Roman"/>
                <w:b/>
                <w:sz w:val="24"/>
                <w:szCs w:val="24"/>
              </w:rPr>
              <w:t>#Testing Approaches /Strategies</w:t>
            </w:r>
          </w:p>
          <w:p>
            <w:pPr>
              <w:pStyle w:val="Normal"/>
              <w:spacing w:lineRule="auto" w:line="240" w:before="0" w:after="0"/>
              <w:jc w:val="center"/>
              <w:rPr>
                <w:rFonts w:ascii="Times New Roman" w:hAnsi="Times New Roman" w:eastAsia="Calibri"/>
                <w:sz w:val="24"/>
                <w:szCs w:val="24"/>
              </w:rPr>
            </w:pPr>
            <w:r>
              <w:rPr>
                <w:rFonts w:eastAsia="Calibri" w:ascii="Times New Roman" w:hAnsi="Times New Roman"/>
                <w:b/>
                <w:sz w:val="24"/>
                <w:szCs w:val="24"/>
              </w:rPr>
              <w:t>(TA)</w:t>
            </w:r>
          </w:p>
        </w:tc>
      </w:tr>
      <w:tr>
        <w:trPr>
          <w:trHeight w:val="1070" w:hRule="atLeast"/>
        </w:trPr>
        <w:tc>
          <w:tcPr>
            <w:tcW w:w="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01</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 xml:space="preserve">Amazon Web Page </w:t>
            </w:r>
          </w:p>
        </w:tc>
        <w:tc>
          <w:tcPr>
            <w:tcW w:w="21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Login</w:t>
            </w:r>
          </w:p>
        </w:tc>
        <w:tc>
          <w:tcPr>
            <w:tcW w:w="1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Login</w:t>
            </w:r>
          </w:p>
        </w:tc>
        <w:tc>
          <w:tcPr>
            <w:tcW w:w="247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0"/>
              <w:rPr>
                <w:rFonts w:ascii="Times New Roman" w:hAnsi="Times New Roman"/>
                <w:sz w:val="24"/>
                <w:szCs w:val="24"/>
              </w:rPr>
            </w:pPr>
            <w:r>
              <w:rPr>
                <w:rFonts w:ascii="Times New Roman" w:hAnsi="Times New Roman"/>
                <w:sz w:val="24"/>
                <w:szCs w:val="24"/>
              </w:rPr>
              <w:t>1.Functional Testing</w:t>
            </w:r>
          </w:p>
          <w:p>
            <w:pPr>
              <w:pStyle w:val="Normal"/>
              <w:spacing w:lineRule="auto" w:line="240" w:before="0" w:after="0"/>
              <w:rPr>
                <w:rFonts w:ascii="Times New Roman" w:hAnsi="Times New Roman"/>
                <w:sz w:val="24"/>
                <w:szCs w:val="24"/>
              </w:rPr>
            </w:pPr>
            <w:r>
              <w:rPr>
                <w:rFonts w:ascii="Times New Roman" w:hAnsi="Times New Roman"/>
                <w:sz w:val="24"/>
                <w:szCs w:val="24"/>
              </w:rPr>
              <w:t>(Standard Testing)</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t>2.Non-Functional Testing</w:t>
            </w:r>
          </w:p>
        </w:tc>
      </w:tr>
      <w:tr>
        <w:trPr/>
        <w:tc>
          <w:tcPr>
            <w:tcW w:w="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02</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 xml:space="preserve">Add Product to Cart </w:t>
            </w:r>
          </w:p>
        </w:tc>
        <w:tc>
          <w:tcPr>
            <w:tcW w:w="21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Add-To-Cart</w:t>
            </w:r>
          </w:p>
        </w:tc>
        <w:tc>
          <w:tcPr>
            <w:tcW w:w="19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0"/>
              <w:rPr>
                <w:rFonts w:ascii="Times New Roman" w:hAnsi="Times New Roman"/>
                <w:sz w:val="24"/>
                <w:szCs w:val="24"/>
              </w:rPr>
            </w:pPr>
            <w:r>
              <w:rPr>
                <w:rFonts w:ascii="Times New Roman" w:hAnsi="Times New Roman"/>
                <w:sz w:val="24"/>
                <w:szCs w:val="24"/>
              </w:rPr>
              <w:t>Showing result for adding product to the cart.</w:t>
            </w:r>
          </w:p>
        </w:tc>
        <w:tc>
          <w:tcPr>
            <w:tcW w:w="247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before="0" w:after="0"/>
              <w:rPr>
                <w:rFonts w:ascii="Times New Roman" w:hAnsi="Times New Roman"/>
                <w:sz w:val="24"/>
                <w:szCs w:val="24"/>
              </w:rPr>
            </w:pPr>
            <w:r>
              <w:rPr>
                <w:rFonts w:ascii="Times New Roman" w:hAnsi="Times New Roman"/>
                <w:sz w:val="24"/>
                <w:szCs w:val="24"/>
              </w:rPr>
            </w:r>
          </w:p>
        </w:tc>
      </w:tr>
    </w:tbl>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pPr>
      <w:r>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t>3</w:t>
      </w:r>
    </w:p>
    <w:p>
      <w:pPr>
        <w:pStyle w:val="ListParagraph"/>
        <w:spacing w:lineRule="auto" w:line="360" w:before="0" w:after="0"/>
        <w:ind w:left="495" w:hanging="0"/>
        <w:contextualSpacing/>
        <w:rPr>
          <w:rFonts w:ascii="Times New Roman" w:hAnsi="Times New Roman"/>
          <w:b/>
          <w:b/>
          <w:sz w:val="32"/>
          <w:szCs w:val="32"/>
        </w:rPr>
      </w:pPr>
      <w:r>
        <w:rPr>
          <w:rFonts w:ascii="Times New Roman" w:hAnsi="Times New Roman"/>
          <w:b/>
          <w:sz w:val="32"/>
          <w:szCs w:val="32"/>
        </w:rPr>
        <w:t>3.3 Test Cases:-</w:t>
      </w:r>
    </w:p>
    <w:tbl>
      <w:tblPr>
        <w:tblW w:w="10490" w:type="dxa"/>
        <w:jc w:val="left"/>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709"/>
        <w:gridCol w:w="1530"/>
        <w:gridCol w:w="1345"/>
        <w:gridCol w:w="2085"/>
        <w:gridCol w:w="1317"/>
        <w:gridCol w:w="1440"/>
        <w:gridCol w:w="1081"/>
        <w:gridCol w:w="981"/>
      </w:tblGrid>
      <w:tr>
        <w:trPr>
          <w:trHeight w:val="90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Test Case ID</w:t>
            </w:r>
          </w:p>
          <w:p>
            <w:pPr>
              <w:pStyle w:val="Normal"/>
              <w:spacing w:lineRule="auto" w:line="240" w:before="0" w:after="0"/>
              <w:rPr>
                <w:rFonts w:ascii="Times New Roman" w:hAnsi="Times New Roman"/>
                <w:b/>
                <w:b/>
                <w:bCs/>
                <w:color w:val="000000"/>
              </w:rPr>
            </w:pPr>
            <w:r>
              <w:rPr>
                <w:rFonts w:ascii="Times New Roman" w:hAnsi="Times New Roman"/>
                <w:b/>
                <w:bCs/>
                <w:color w:val="000000"/>
              </w:rPr>
            </w:r>
          </w:p>
        </w:tc>
        <w:tc>
          <w:tcPr>
            <w:tcW w:w="1530"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Test Cases</w:t>
            </w:r>
          </w:p>
        </w:tc>
        <w:tc>
          <w:tcPr>
            <w:tcW w:w="1345"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Preconditions</w:t>
            </w:r>
          </w:p>
        </w:tc>
        <w:tc>
          <w:tcPr>
            <w:tcW w:w="2085"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Steps to execute</w:t>
            </w:r>
          </w:p>
        </w:tc>
        <w:tc>
          <w:tcPr>
            <w:tcW w:w="1317"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Input Data</w:t>
            </w:r>
          </w:p>
        </w:tc>
        <w:tc>
          <w:tcPr>
            <w:tcW w:w="1440"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Expected O/P</w:t>
            </w:r>
          </w:p>
        </w:tc>
        <w:tc>
          <w:tcPr>
            <w:tcW w:w="1081"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Actual Result</w:t>
            </w:r>
          </w:p>
        </w:tc>
        <w:tc>
          <w:tcPr>
            <w:tcW w:w="981"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ind w:right="89" w:hanging="0"/>
              <w:rPr>
                <w:rFonts w:ascii="Times New Roman" w:hAnsi="Times New Roman"/>
                <w:b/>
                <w:b/>
                <w:bCs/>
                <w:color w:val="000000"/>
              </w:rPr>
            </w:pPr>
            <w:r>
              <w:rPr>
                <w:rFonts w:ascii="Times New Roman" w:hAnsi="Times New Roman"/>
                <w:b/>
                <w:bCs/>
                <w:color w:val="000000"/>
              </w:rPr>
              <w:t>Test Case Status</w:t>
            </w:r>
          </w:p>
        </w:tc>
      </w:tr>
      <w:tr>
        <w:trPr>
          <w:trHeight w:val="1978"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ind w:left="-288" w:hanging="0"/>
              <w:jc w:val="center"/>
              <w:rPr>
                <w:rFonts w:ascii="Times New Roman" w:hAnsi="Times New Roman"/>
                <w:color w:val="000000"/>
              </w:rPr>
            </w:pPr>
            <w:r>
              <w:rPr>
                <w:rFonts w:ascii="Times New Roman" w:hAnsi="Times New Roman"/>
                <w:color w:val="000000"/>
              </w:rPr>
              <w:t>T1</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Test if user is able to login successfully.</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User must be registered already</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input (correct) Email/Mo. No. and password on the respective fields 2) click submit/login</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correct Email/Mo. No, correct password</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User must successfully login to the web page</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 xml:space="preserve">successfully login using correct </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133"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Times New Roman" w:hAnsi="Times New Roman"/>
                <w:color w:val="000000"/>
              </w:rPr>
            </w:pPr>
            <w:r>
              <w:rPr>
                <w:rFonts w:ascii="Times New Roman" w:hAnsi="Times New Roman"/>
                <w:color w:val="000000"/>
              </w:rPr>
              <w:t>T2</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Test if unregistered users is not able to login to the site</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 xml:space="preserve">Unregistered User Credentials </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input (incorrect) Email/Mo. No. And password on the respective fields 2)click submit/login</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incorrect Email/Mo. No, incorrect password</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Proper error must be displayed and prompt to enter login again</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error is displayed and prompted to enter login again</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133"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Times New Roman" w:hAnsi="Times New Roman"/>
                <w:color w:val="000000"/>
              </w:rPr>
            </w:pPr>
            <w:r>
              <w:rPr>
                <w:rFonts w:ascii="Times New Roman" w:hAnsi="Times New Roman"/>
                <w:color w:val="000000"/>
              </w:rPr>
              <w:t>T3</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Test with valid Email/Mo. No.  and empty password such that login must get failed</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User must be registered already</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the valid Email/Mo. No. in the user id  and enter no password  in the password field</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valid Email/Mo. No. and empty password</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Proper error must be displayed and prompt to enter login again</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error is displayed and prompted to enter login again</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133"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Times New Roman" w:hAnsi="Times New Roman"/>
                <w:color w:val="000000"/>
              </w:rPr>
            </w:pPr>
            <w:r>
              <w:rPr>
                <w:rFonts w:ascii="Times New Roman" w:hAnsi="Times New Roman"/>
                <w:color w:val="000000"/>
              </w:rPr>
              <w:t>T4</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Test with empty Email/Mo. No.  and valid password such that login must get failed</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registered user's  password</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1)leave the Email/Mo. No. empty in the user id  and enter a valid user's password  in the password field</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empty Email/Mo. No. and valid password</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Proper error must be displayed and prompt to enter login again</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error is displayed and prompted to enter login again</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133"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Times New Roman" w:hAnsi="Times New Roman"/>
                <w:color w:val="000000"/>
              </w:rPr>
            </w:pPr>
            <w:r>
              <w:rPr>
                <w:rFonts w:ascii="Times New Roman" w:hAnsi="Times New Roman"/>
                <w:color w:val="000000"/>
              </w:rPr>
              <w:t>T5</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Test with empty Email/Mo. No. and empty password and check if login fails</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u w:val="single"/>
              </w:rPr>
            </w:pPr>
            <w:r>
              <w:rPr>
                <w:rFonts w:ascii="Times New Roman" w:hAnsi="Times New Roman"/>
                <w:color w:val="000000"/>
                <w:u w:val="single"/>
              </w:rPr>
              <w:t>-</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nothing in the mail id and password field 2)click submit button</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u w:val="single"/>
              </w:rPr>
            </w:pPr>
            <w:r>
              <w:rPr>
                <w:rFonts w:ascii="Times New Roman" w:hAnsi="Times New Roman"/>
                <w:color w:val="000000"/>
                <w:u w:val="single"/>
              </w:rPr>
              <w:t>-</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Proper error must be displayed and prompt to enter login again</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error is displayed and prompted to enter login again</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448" w:hRule="atLeast"/>
        </w:trPr>
        <w:tc>
          <w:tcPr>
            <w:tcW w:w="70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Times New Roman" w:hAnsi="Times New Roman"/>
                <w:color w:val="000000"/>
              </w:rPr>
            </w:pPr>
            <w:r>
              <w:rPr>
                <w:rFonts w:ascii="Times New Roman" w:hAnsi="Times New Roman"/>
                <w:color w:val="000000"/>
              </w:rPr>
              <w:t>T6</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Check if the login function handles case sensitivity</w:t>
            </w:r>
          </w:p>
        </w:tc>
        <w:tc>
          <w:tcPr>
            <w:tcW w:w="134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registered user's password which is originally in lower case changed to upper case or vice versa</w:t>
            </w:r>
          </w:p>
        </w:tc>
        <w:tc>
          <w:tcPr>
            <w:tcW w:w="208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the case changed Email/Mo. No. /password in the respective field and 2)click login button</w:t>
            </w:r>
          </w:p>
        </w:tc>
        <w:tc>
          <w:tcPr>
            <w:tcW w:w="13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case changed Email/Mo. No. /password</w:t>
            </w:r>
          </w:p>
        </w:tc>
        <w:tc>
          <w:tcPr>
            <w:tcW w:w="14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Login must fail saying incorrect Email/Mo. No./password</w:t>
            </w:r>
          </w:p>
        </w:tc>
        <w:tc>
          <w:tcPr>
            <w:tcW w:w="10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Login failed message is prompted i.e. Incorrect Email/Mo. No./password</w:t>
            </w:r>
          </w:p>
        </w:tc>
        <w:tc>
          <w:tcPr>
            <w:tcW w:w="981"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bl>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t>4</w:t>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tbl>
      <w:tblPr>
        <w:tblW w:w="10348" w:type="dxa"/>
        <w:jc w:val="left"/>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736"/>
        <w:gridCol w:w="1531"/>
        <w:gridCol w:w="1277"/>
        <w:gridCol w:w="1984"/>
        <w:gridCol w:w="1417"/>
        <w:gridCol w:w="1441"/>
        <w:gridCol w:w="1080"/>
        <w:gridCol w:w="880"/>
      </w:tblGrid>
      <w:tr>
        <w:trPr>
          <w:trHeight w:val="852" w:hRule="atLeast"/>
        </w:trPr>
        <w:tc>
          <w:tcPr>
            <w:tcW w:w="7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T7</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Check for the Search Result from Search Box</w:t>
            </w:r>
          </w:p>
        </w:tc>
        <w:tc>
          <w:tcPr>
            <w:tcW w:w="12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Item/Product Name</w:t>
            </w:r>
          </w:p>
        </w:tc>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1)Enter item/Product name in the Search Box and hit the Search Button</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Item/Product Name</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Search result only Related to given Item/Product Name.</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Shown Result is only Related to Item/Product Name</w:t>
            </w:r>
          </w:p>
        </w:tc>
        <w:tc>
          <w:tcPr>
            <w:tcW w:w="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r>
        <w:trPr>
          <w:trHeight w:val="1448" w:hRule="atLeast"/>
        </w:trPr>
        <w:tc>
          <w:tcPr>
            <w:tcW w:w="7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T8</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Search for the Product: Empty Search (This test case tests that our application tells us that we are being improper in doing empty search.)</w:t>
            </w:r>
          </w:p>
        </w:tc>
        <w:tc>
          <w:tcPr>
            <w:tcW w:w="12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Must browsed Amazon website</w:t>
            </w:r>
          </w:p>
        </w:tc>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1) Navigate to search box. 2) Enter No product/item name. 3)Hit Enter.</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No Product/Item Name</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Must say “Please Enter Something”</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Redirecting to Home Page</w:t>
            </w:r>
          </w:p>
        </w:tc>
        <w:tc>
          <w:tcPr>
            <w:tcW w:w="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b/>
                <w:b/>
                <w:bCs/>
                <w:color w:val="000000"/>
              </w:rPr>
            </w:pPr>
            <w:r>
              <w:rPr>
                <w:rFonts w:ascii="Times New Roman" w:hAnsi="Times New Roman"/>
                <w:b/>
                <w:bCs/>
                <w:color w:val="000000"/>
              </w:rPr>
              <w:t>Fail</w:t>
            </w:r>
          </w:p>
        </w:tc>
      </w:tr>
      <w:tr>
        <w:trPr>
          <w:trHeight w:val="1103" w:hRule="atLeast"/>
        </w:trPr>
        <w:tc>
          <w:tcPr>
            <w:tcW w:w="7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T9</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hyperlink r:id="rId4">
              <w:r>
                <w:rPr>
                  <w:rStyle w:val="ListLabel35"/>
                  <w:rFonts w:ascii="Times New Roman" w:hAnsi="Times New Roman"/>
                  <w:color w:val="000000"/>
                </w:rPr>
                <w:t>Check that is goes to home page or not by WebLink(www.amazon.com)</w:t>
              </w:r>
            </w:hyperlink>
          </w:p>
        </w:tc>
        <w:tc>
          <w:tcPr>
            <w:tcW w:w="12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Should known Valid Website Address of Site</w:t>
            </w:r>
          </w:p>
        </w:tc>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1)Open Web Browser. 2)Enter Valid Website Address. 3)Hit enter.</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hyperlink r:id="rId5">
              <w:r>
                <w:rPr>
                  <w:rStyle w:val="ListLabel35"/>
                  <w:rFonts w:ascii="Times New Roman" w:hAnsi="Times New Roman"/>
                  <w:color w:val="000000"/>
                </w:rPr>
                <w:t>www.amazon.com</w:t>
              </w:r>
            </w:hyperlink>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Should redirect to the Amazon’s Home Page.</w:t>
            </w:r>
          </w:p>
        </w:tc>
        <w:tc>
          <w:tcPr>
            <w:tcW w:w="10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It is browsing Amazon’s Official Website.</w:t>
            </w:r>
          </w:p>
        </w:tc>
        <w:tc>
          <w:tcPr>
            <w:tcW w:w="8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color w:val="000000"/>
              </w:rPr>
            </w:pPr>
            <w:r>
              <w:rPr>
                <w:rFonts w:ascii="Times New Roman" w:hAnsi="Times New Roman"/>
                <w:color w:val="000000"/>
              </w:rPr>
              <w:t>Pass</w:t>
            </w:r>
          </w:p>
        </w:tc>
      </w:tr>
    </w:tbl>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Normal"/>
        <w:spacing w:lineRule="auto" w:line="360" w:before="0" w:after="0"/>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pPr>
      <w:r>
        <w:rPr>
          <w:rFonts w:ascii="Times New Roman" w:hAnsi="Times New Roman"/>
          <w:b/>
          <w:szCs w:val="32"/>
        </w:rPr>
        <w:t>5</w:t>
      </w:r>
    </w:p>
    <w:p>
      <w:pPr>
        <w:pStyle w:val="ListParagraph"/>
        <w:spacing w:lineRule="auto" w:line="360" w:before="0" w:after="0"/>
        <w:ind w:left="-180" w:hanging="0"/>
        <w:contextualSpacing/>
        <w:jc w:val="center"/>
        <w:rPr>
          <w:rFonts w:ascii="Times New Roman" w:hAnsi="Times New Roman"/>
          <w:b/>
          <w:b/>
          <w:szCs w:val="32"/>
        </w:rPr>
      </w:pPr>
      <w:r>
        <w:rPr>
          <w:rFonts w:ascii="Times New Roman" w:hAnsi="Times New Roman"/>
          <w:b/>
          <w:sz w:val="40"/>
          <w:szCs w:val="40"/>
        </w:rPr>
        <w:t xml:space="preserve">Code            </w:t>
        <w:tab/>
        <w:tab/>
        <w:tab/>
        <w:tab/>
        <w:tab/>
        <w:tab/>
        <w:tab/>
        <w:t xml:space="preserve">       Chapter </w:t>
      </w:r>
      <w:r>
        <mc:AlternateContent>
          <mc:Choice Requires="wps">
            <w:drawing>
              <wp:anchor behindDoc="0" distT="0" distB="0" distL="114300" distR="114300" simplePos="0" locked="0" layoutInCell="1" allowOverlap="1" relativeHeight="7">
                <wp:simplePos x="0" y="0"/>
                <wp:positionH relativeFrom="column">
                  <wp:posOffset>-69215</wp:posOffset>
                </wp:positionH>
                <wp:positionV relativeFrom="paragraph">
                  <wp:posOffset>337185</wp:posOffset>
                </wp:positionV>
                <wp:extent cx="4253865" cy="1270"/>
                <wp:effectExtent l="0" t="0" r="0" b="0"/>
                <wp:wrapNone/>
                <wp:docPr id="9"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4</w:t>
      </w:r>
    </w:p>
    <w:p>
      <w:pPr>
        <w:pStyle w:val="Normal"/>
        <w:spacing w:lineRule="auto" w:line="360" w:before="0" w:after="0"/>
        <w:jc w:val="both"/>
        <w:rPr>
          <w:rFonts w:ascii="Times New Roman" w:hAnsi="Times New Roman"/>
          <w:b/>
          <w:b/>
          <w:sz w:val="32"/>
          <w:szCs w:val="28"/>
        </w:rPr>
      </w:pPr>
      <w:r>
        <w:rPr>
          <w:rFonts w:ascii="Times New Roman" w:hAnsi="Times New Roman"/>
          <w:b/>
          <w:sz w:val="32"/>
          <w:szCs w:val="28"/>
        </w:rPr>
      </w:r>
    </w:p>
    <w:p>
      <w:pPr>
        <w:pStyle w:val="PlainText"/>
        <w:numPr>
          <w:ilvl w:val="0"/>
          <w:numId w:val="5"/>
        </w:numPr>
        <w:spacing w:lineRule="auto" w:line="360"/>
        <w:jc w:val="both"/>
        <w:rPr>
          <w:rFonts w:ascii="Times New Roman" w:hAnsi="Times New Roman" w:cs="Times New Roman"/>
          <w:b/>
          <w:b/>
          <w:sz w:val="36"/>
          <w:szCs w:val="28"/>
          <w:u w:val="single"/>
        </w:rPr>
      </w:pPr>
      <w:r>
        <w:rPr>
          <w:rFonts w:cs="Times New Roman" w:ascii="Times New Roman" w:hAnsi="Times New Roman"/>
          <w:b/>
          <w:sz w:val="36"/>
          <w:szCs w:val="28"/>
          <w:u w:val="single"/>
        </w:rPr>
        <w:t>Add-To-Cart.java: -</w:t>
      </w:r>
    </w:p>
    <w:p>
      <w:pPr>
        <w:pStyle w:val="PlainText"/>
        <w:spacing w:lineRule="auto" w:line="360"/>
        <w:ind w:left="360" w:hanging="0"/>
        <w:jc w:val="both"/>
        <w:rPr>
          <w:rFonts w:ascii="Times New Roman" w:hAnsi="Times New Roman" w:cs="Times New Roman"/>
          <w:b/>
          <w:b/>
          <w:sz w:val="36"/>
          <w:szCs w:val="28"/>
          <w:u w:val="single"/>
        </w:rPr>
      </w:pPr>
      <w:r>
        <w:rPr>
          <w:rFonts w:cs="Times New Roman" w:ascii="Times New Roman" w:hAnsi="Times New Roman"/>
          <w:b/>
          <w:sz w:val="36"/>
          <w:szCs w:val="28"/>
          <w:u w:val="single"/>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package Amazon;</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org.junit.AfterClass;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org.junit.Before;</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org.junit.BeforeClass;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org.openqa.selenium.By;</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org.openqa.selenium.WebDriver;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org.openqa.selenium.firefox.FirefoxDriver;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org.openqa.selenium.support.ui.ExpectedConditions;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org.openqa.selenium.support.ui.WebDriverWait;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junit.framework.Assert;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public class AddToCart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static WebDriver driver = null;</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static WebDriverWait wait = null;</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@BeforeClass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setUpBeforeClass() throws 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System.setProperty("webdriver.gecko.driver","/home/rafikahmed/Documents/LP2/geckodriver-v0.22.0-linux64/geckodriver");</w:t>
        <w:tab/>
      </w:r>
    </w:p>
    <w:p>
      <w:pPr>
        <w:pStyle w:val="ListParagraph"/>
        <w:spacing w:lineRule="auto" w:line="360" w:before="0" w:after="0"/>
        <w:ind w:left="495" w:hanging="0"/>
        <w:contextualSpacing/>
        <w:jc w:val="center"/>
        <w:rPr>
          <w:rFonts w:ascii="Times New Roman" w:hAnsi="Times New Roman"/>
          <w:sz w:val="28"/>
          <w:szCs w:val="28"/>
        </w:rPr>
      </w:pPr>
      <w:r>
        <w:rPr>
          <w:rFonts w:ascii="Times New Roman" w:hAnsi="Times New Roman"/>
          <w:b/>
          <w:szCs w:val="32"/>
        </w:rPr>
        <w:t>6</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driver = new FirefoxDriver();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@Before</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void setUp() throws 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driver.get("http://wwww.amazon.com");</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void testAddToCart() throws InterruptedException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driver.get("http://wwww.amazon.com");</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driver.findElement(By.linkText("Today's Deals")).click();</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 = new WebDriverWait(driver, 10);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wait.until(ExpectedConditions.visibilityOfElementLocated(By.linkText("Today's Deals")));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Assert.assertTrue(driver.getTitle().equals("Gold Box Deals | Today's Deals - Amazon.com"));</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driver.findElement(By.id("a-autoid-4-announce")).click();</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 = new WebDriverWait(driver, 10);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wait.until(ExpectedConditions.visibilityOfElementLocated(By.id("nav-cart")));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driver.findElement(By.id("nav-cart")).click();</w:t>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t>7</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 = new WebDriverWait(driver, 10);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wait.until(ExpectedConditions.visibilityOfElementLocated(By.id("sc-active-cart")));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Assert.assertTrue(driver.getTitle().equals("Amazon.com Shopping Cart"));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Thread.sleep(500);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@AfterClass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static void CleanUp()</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driver.quit();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rPr>
          <w:rFonts w:ascii="Courier New" w:hAnsi="Courier New" w:cs="Courier New"/>
        </w:rPr>
      </w:pPr>
      <w:r>
        <w:rPr>
          <w:rFonts w:cs="Courier New" w:ascii="Courier New" w:hAnsi="Courier New"/>
        </w:rPr>
      </w:r>
    </w:p>
    <w:p>
      <w:pPr>
        <w:pStyle w:val="PlainText"/>
        <w:numPr>
          <w:ilvl w:val="0"/>
          <w:numId w:val="5"/>
        </w:numPr>
        <w:spacing w:lineRule="auto" w:line="360"/>
        <w:jc w:val="both"/>
        <w:rPr>
          <w:rFonts w:ascii="Times New Roman" w:hAnsi="Times New Roman" w:cs="Times New Roman"/>
          <w:b/>
          <w:b/>
          <w:sz w:val="36"/>
          <w:szCs w:val="28"/>
          <w:u w:val="single"/>
        </w:rPr>
      </w:pPr>
      <w:r>
        <w:rPr>
          <w:rFonts w:cs="Times New Roman" w:ascii="Times New Roman" w:hAnsi="Times New Roman"/>
          <w:b/>
          <w:sz w:val="36"/>
          <w:szCs w:val="28"/>
          <w:u w:val="single"/>
        </w:rPr>
        <w:t>EmptySearch.java :-</w:t>
      </w:r>
    </w:p>
    <w:p>
      <w:pPr>
        <w:pStyle w:val="PlainText"/>
        <w:spacing w:lineRule="auto" w:line="360"/>
        <w:ind w:left="360" w:hanging="0"/>
        <w:jc w:val="both"/>
        <w:rPr>
          <w:rFonts w:ascii="Times New Roman" w:hAnsi="Times New Roman" w:cs="Times New Roman"/>
          <w:b/>
          <w:b/>
          <w:sz w:val="36"/>
          <w:szCs w:val="28"/>
          <w:u w:val="single"/>
        </w:rPr>
      </w:pPr>
      <w:r>
        <w:rPr>
          <w:rFonts w:cs="Times New Roman" w:ascii="Times New Roman" w:hAnsi="Times New Roman"/>
          <w:b/>
          <w:sz w:val="36"/>
          <w:szCs w:val="28"/>
          <w:u w:val="single"/>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package Amazon;</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static org.junit.Assert.*;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org.junit.AfterClass;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org.junit.Before;</w:t>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
    </w:p>
    <w:p>
      <w:pPr>
        <w:pStyle w:val="ListParagraph"/>
        <w:spacing w:lineRule="auto" w:line="360" w:before="0" w:after="0"/>
        <w:ind w:left="495" w:hanging="0"/>
        <w:contextualSpacing/>
        <w:jc w:val="center"/>
        <w:rPr>
          <w:rFonts w:ascii="Times New Roman" w:hAnsi="Times New Roman"/>
          <w:b/>
          <w:b/>
          <w:szCs w:val="32"/>
        </w:rPr>
      </w:pPr>
      <w:r>
        <w:rPr/>
      </w:r>
    </w:p>
    <w:p>
      <w:pPr>
        <w:pStyle w:val="ListParagraph"/>
        <w:spacing w:lineRule="auto" w:line="360" w:before="0" w:after="0"/>
        <w:ind w:left="495" w:hanging="0"/>
        <w:contextualSpacing/>
        <w:jc w:val="center"/>
        <w:rPr>
          <w:rFonts w:ascii="Times New Roman" w:hAnsi="Times New Roman"/>
          <w:sz w:val="28"/>
          <w:szCs w:val="28"/>
        </w:rPr>
      </w:pPr>
      <w:r>
        <w:rPr>
          <w:rFonts w:ascii="Times New Roman" w:hAnsi="Times New Roman"/>
          <w:b/>
          <w:szCs w:val="32"/>
        </w:rPr>
        <w:t>8</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org.junit.BeforeClass;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org.junit.Test;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org.openqa.selenium.By;</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org.openqa.selenium.WebDriver;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org.openqa.selenium.firefox.FirefoxDriver;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org.openqa.selenium.support.ui.WebDriverWait;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import junit.framework.Assert;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public class EmptySearch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static WebDriver driver = null;</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static WebDriverWait wait = null;</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@BeforeClass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static void setUpBeforeClass() throws 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b/>
        <w:t>System.setProperty("webdriver.gecko.driver","/home/rafikahmed/Documents/LP2/geckodriver-v0.22.0-linux64/geckodriver");</w:t>
        <w:tab/>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driver = new FirefoxDriver();</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@Before</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setUp() throws 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t>9</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driver.get("http://wwww.amazon.com");</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@SuppressWarnings("deprecation")</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public void testEmptysearch() throws InterruptedException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driver.get("http://wwww.amazon.com");</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Thread.sleep(1000);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//SearchBar - " (Empty)"</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driver.findElement(By.xpath("//*[@id=\"twotabsearchtextbox\"]")).sendKeys("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driver.findElement(By.xpath("/html/body/div[1]/header/div/div[1]/div[3]/div/form/div[2]/div/input")).click();</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 Test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Assert.assertTrue(driver.getTitle().equals("Amazon.com: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ab/>
        <w:tab/>
        <w:t>Thread.sleep(1000);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@AfterClass</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public static void CleanUp()</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b/>
          <w:b/>
          <w:szCs w:val="32"/>
        </w:rPr>
      </w:pPr>
      <w:r>
        <w:rPr>
          <w:rFonts w:ascii="Times New Roman" w:hAnsi="Times New Roman"/>
          <w:b/>
          <w:szCs w:val="32"/>
        </w:rPr>
      </w:r>
    </w:p>
    <w:p>
      <w:pPr>
        <w:pStyle w:val="ListParagraph"/>
        <w:spacing w:lineRule="auto" w:line="360" w:before="0" w:after="0"/>
        <w:ind w:left="495" w:hanging="0"/>
        <w:contextualSpacing/>
        <w:jc w:val="center"/>
        <w:rPr>
          <w:rFonts w:ascii="Times New Roman" w:hAnsi="Times New Roman"/>
          <w:sz w:val="28"/>
          <w:szCs w:val="28"/>
        </w:rPr>
      </w:pPr>
      <w:r>
        <w:rPr>
          <w:rFonts w:ascii="Times New Roman" w:hAnsi="Times New Roman"/>
          <w:b/>
          <w:szCs w:val="32"/>
        </w:rPr>
        <w:t>10</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//driver.quit();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t>}</w:t>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PlainText"/>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ind w:left="495" w:hanging="0"/>
        <w:contextualSpacing/>
        <w:jc w:val="center"/>
        <w:rPr>
          <w:rFonts w:ascii="Times New Roman" w:hAnsi="Times New Roman"/>
          <w:sz w:val="28"/>
          <w:szCs w:val="28"/>
        </w:rPr>
      </w:pPr>
      <w:r>
        <w:rPr>
          <w:rFonts w:ascii="Times New Roman" w:hAnsi="Times New Roman"/>
          <w:b/>
          <w:szCs w:val="32"/>
        </w:rPr>
        <w:t>11</w:t>
      </w:r>
    </w:p>
    <w:p>
      <w:pPr>
        <w:pStyle w:val="Normal"/>
        <w:spacing w:before="0" w:after="0"/>
        <w:rPr>
          <w:rFonts w:ascii="Times New Roman" w:hAnsi="Times New Roman"/>
          <w:b/>
          <w:b/>
          <w:sz w:val="40"/>
          <w:szCs w:val="40"/>
        </w:rPr>
      </w:pPr>
      <w:r>
        <w:rPr>
          <w:rFonts w:ascii="Times New Roman" w:hAnsi="Times New Roman"/>
          <w:b/>
          <w:sz w:val="40"/>
          <w:szCs w:val="40"/>
        </w:rPr>
        <w:t>Screenshots</w:t>
        <w:tab/>
        <w:tab/>
        <w:tab/>
        <w:tab/>
        <w:tab/>
        <w:tab/>
        <w:tab/>
        <w:tab/>
        <w:t xml:space="preserve">Chapter </w:t>
      </w:r>
      <w:r>
        <mc:AlternateContent>
          <mc:Choice Requires="wps">
            <w:drawing>
              <wp:anchor behindDoc="0" distT="0" distB="0" distL="114300" distR="114300" simplePos="0" locked="0" layoutInCell="1" allowOverlap="1" relativeHeight="8">
                <wp:simplePos x="0" y="0"/>
                <wp:positionH relativeFrom="column">
                  <wp:posOffset>-69215</wp:posOffset>
                </wp:positionH>
                <wp:positionV relativeFrom="paragraph">
                  <wp:posOffset>337185</wp:posOffset>
                </wp:positionV>
                <wp:extent cx="4253865" cy="1270"/>
                <wp:effectExtent l="0" t="0" r="0" b="0"/>
                <wp:wrapNone/>
                <wp:docPr id="10"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5</w:t>
      </w:r>
    </w:p>
    <w:p>
      <w:pPr>
        <w:pStyle w:val="ListParagraph"/>
        <w:tabs>
          <w:tab w:val="left" w:pos="4590" w:leader="none"/>
        </w:tabs>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tabs>
          <w:tab w:val="left" w:pos="4590" w:leader="none"/>
        </w:tabs>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480" w:before="0" w:after="0"/>
        <w:ind w:left="0" w:hanging="0"/>
        <w:contextualSpacing/>
        <w:jc w:val="both"/>
        <w:rPr>
          <w:rFonts w:ascii="Times New Roman" w:hAnsi="Times New Roman"/>
        </w:rPr>
      </w:pPr>
      <w:r>
        <w:rPr/>
        <w:drawing>
          <wp:inline distT="0" distB="0" distL="0" distR="0">
            <wp:extent cx="5837555" cy="3285490"/>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6"/>
                    <a:stretch>
                      <a:fillRect/>
                    </a:stretch>
                  </pic:blipFill>
                  <pic:spPr bwMode="auto">
                    <a:xfrm>
                      <a:off x="0" y="0"/>
                      <a:ext cx="5837555" cy="3285490"/>
                    </a:xfrm>
                    <a:prstGeom prst="rect">
                      <a:avLst/>
                    </a:prstGeom>
                  </pic:spPr>
                </pic:pic>
              </a:graphicData>
            </a:graphic>
          </wp:inline>
        </w:drawing>
      </w:r>
    </w:p>
    <w:p>
      <w:pPr>
        <w:pStyle w:val="Normal"/>
        <w:spacing w:lineRule="auto" w:line="480"/>
        <w:jc w:val="center"/>
        <w:rPr>
          <w:rFonts w:ascii="Times New Roman" w:hAnsi="Times New Roman"/>
          <w:sz w:val="24"/>
          <w:szCs w:val="24"/>
        </w:rPr>
      </w:pPr>
      <w:r>
        <w:rPr>
          <w:rFonts w:ascii="Times New Roman" w:hAnsi="Times New Roman"/>
          <w:sz w:val="24"/>
          <w:szCs w:val="24"/>
        </w:rPr>
        <w:t>Fig.5.1. Invalid Email and Password Case Code.</w:t>
      </w:r>
    </w:p>
    <w:p>
      <w:pPr>
        <w:pStyle w:val="ListParagraph"/>
        <w:spacing w:lineRule="auto" w:line="480" w:before="0" w:after="0"/>
        <w:ind w:left="0" w:hanging="0"/>
        <w:contextualSpacing/>
        <w:jc w:val="both"/>
        <w:rPr>
          <w:rFonts w:ascii="Times New Roman" w:hAnsi="Times New Roman"/>
        </w:rPr>
      </w:pPr>
      <w:r>
        <w:rPr/>
        <w:drawing>
          <wp:inline distT="0" distB="0" distL="0" distR="0">
            <wp:extent cx="5837555" cy="328549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7"/>
                    <a:stretch>
                      <a:fillRect/>
                    </a:stretch>
                  </pic:blipFill>
                  <pic:spPr bwMode="auto">
                    <a:xfrm>
                      <a:off x="0" y="0"/>
                      <a:ext cx="5837555" cy="3285490"/>
                    </a:xfrm>
                    <a:prstGeom prst="rect">
                      <a:avLst/>
                    </a:prstGeom>
                  </pic:spPr>
                </pic:pic>
              </a:graphicData>
            </a:graphic>
          </wp:inline>
        </w:drawing>
      </w:r>
    </w:p>
    <w:p>
      <w:pPr>
        <w:pStyle w:val="Normal"/>
        <w:spacing w:lineRule="auto" w:line="480"/>
        <w:jc w:val="center"/>
        <w:rPr>
          <w:rFonts w:ascii="Times New Roman" w:hAnsi="Times New Roman"/>
          <w:sz w:val="24"/>
          <w:szCs w:val="24"/>
        </w:rPr>
      </w:pPr>
      <w:r>
        <w:rPr>
          <w:rFonts w:ascii="Times New Roman" w:hAnsi="Times New Roman"/>
          <w:sz w:val="24"/>
          <w:szCs w:val="24"/>
        </w:rPr>
        <w:t>Fig. 5.2. Invalid Email and Password Case Result.</w:t>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t>12</w:t>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r>
    </w:p>
    <w:p>
      <w:pPr>
        <w:pStyle w:val="ListParagraph"/>
        <w:spacing w:lineRule="auto" w:line="480" w:before="0" w:after="0"/>
        <w:ind w:left="0" w:hanging="0"/>
        <w:contextualSpacing/>
        <w:jc w:val="both"/>
        <w:rPr>
          <w:rFonts w:ascii="Times New Roman" w:hAnsi="Times New Roman"/>
        </w:rPr>
      </w:pPr>
      <w:r>
        <w:rPr/>
        <w:drawing>
          <wp:inline distT="0" distB="0" distL="0" distR="0">
            <wp:extent cx="5837555" cy="328549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8"/>
                    <a:stretch>
                      <a:fillRect/>
                    </a:stretch>
                  </pic:blipFill>
                  <pic:spPr bwMode="auto">
                    <a:xfrm>
                      <a:off x="0" y="0"/>
                      <a:ext cx="5837555" cy="3285490"/>
                    </a:xfrm>
                    <a:prstGeom prst="rect">
                      <a:avLst/>
                    </a:prstGeom>
                  </pic:spPr>
                </pic:pic>
              </a:graphicData>
            </a:graphic>
          </wp:inline>
        </w:drawing>
      </w:r>
    </w:p>
    <w:p>
      <w:pPr>
        <w:pStyle w:val="Normal"/>
        <w:spacing w:lineRule="auto" w:line="480"/>
        <w:jc w:val="center"/>
        <w:rPr>
          <w:rFonts w:ascii="Times New Roman" w:hAnsi="Times New Roman"/>
          <w:sz w:val="24"/>
          <w:szCs w:val="24"/>
        </w:rPr>
      </w:pPr>
      <w:r>
        <w:rPr>
          <w:rFonts w:ascii="Times New Roman" w:hAnsi="Times New Roman"/>
          <w:sz w:val="24"/>
          <w:szCs w:val="24"/>
        </w:rPr>
        <w:t>Fig. 5.3. Invalid Email and Password Case Validation.</w:t>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480" w:before="0" w:after="0"/>
        <w:ind w:left="0" w:hanging="0"/>
        <w:contextualSpacing/>
        <w:jc w:val="both"/>
        <w:rPr>
          <w:rFonts w:ascii="Times New Roman" w:hAnsi="Times New Roman"/>
        </w:rPr>
      </w:pPr>
      <w:r>
        <w:rPr/>
        <w:drawing>
          <wp:inline distT="0" distB="0" distL="0" distR="0">
            <wp:extent cx="5837555" cy="328549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9"/>
                    <a:stretch>
                      <a:fillRect/>
                    </a:stretch>
                  </pic:blipFill>
                  <pic:spPr bwMode="auto">
                    <a:xfrm>
                      <a:off x="0" y="0"/>
                      <a:ext cx="5837555" cy="3285490"/>
                    </a:xfrm>
                    <a:prstGeom prst="rect">
                      <a:avLst/>
                    </a:prstGeom>
                  </pic:spPr>
                </pic:pic>
              </a:graphicData>
            </a:graphic>
          </wp:inline>
        </w:drawing>
      </w:r>
    </w:p>
    <w:p>
      <w:pPr>
        <w:pStyle w:val="Normal"/>
        <w:spacing w:lineRule="auto" w:line="480"/>
        <w:jc w:val="center"/>
        <w:rPr>
          <w:rFonts w:ascii="Times New Roman" w:hAnsi="Times New Roman"/>
        </w:rPr>
      </w:pPr>
      <w:r>
        <w:rPr>
          <w:rFonts w:ascii="Times New Roman" w:hAnsi="Times New Roman"/>
          <w:sz w:val="24"/>
          <w:szCs w:val="24"/>
        </w:rPr>
        <w:t>Fig. 5.4. Add to Card Code.</w:t>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t>13</w:t>
      </w:r>
    </w:p>
    <w:p>
      <w:pPr>
        <w:pStyle w:val="ListParagraph"/>
        <w:spacing w:lineRule="auto" w:line="360" w:before="0" w:after="0"/>
        <w:ind w:left="495" w:hanging="0"/>
        <w:contextualSpacing/>
        <w:jc w:val="center"/>
        <w:rPr>
          <w:rFonts w:ascii="Times New Roman" w:hAnsi="Times New Roman"/>
          <w:b/>
          <w:b/>
          <w:bCs/>
        </w:rPr>
      </w:pPr>
      <w:r>
        <w:rPr>
          <w:rFonts w:ascii="Times New Roman" w:hAnsi="Times New Roman"/>
          <w:b/>
          <w:bCs/>
        </w:rPr>
      </w:r>
    </w:p>
    <w:p>
      <w:pPr>
        <w:pStyle w:val="ListParagraph"/>
        <w:spacing w:lineRule="auto" w:line="360" w:before="0" w:after="0"/>
        <w:ind w:left="0" w:hanging="0"/>
        <w:contextualSpacing/>
        <w:jc w:val="both"/>
        <w:rPr>
          <w:rFonts w:ascii="Times New Roman" w:hAnsi="Times New Roman"/>
        </w:rPr>
      </w:pPr>
      <w:r>
        <w:rPr/>
        <w:drawing>
          <wp:inline distT="0" distB="0" distL="0" distR="0">
            <wp:extent cx="5837555" cy="328549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0"/>
                    <a:stretch>
                      <a:fillRect/>
                    </a:stretch>
                  </pic:blipFill>
                  <pic:spPr bwMode="auto">
                    <a:xfrm>
                      <a:off x="0" y="0"/>
                      <a:ext cx="5837555" cy="3285490"/>
                    </a:xfrm>
                    <a:prstGeom prst="rect">
                      <a:avLst/>
                    </a:prstGeom>
                  </pic:spPr>
                </pic:pic>
              </a:graphicData>
            </a:graphic>
          </wp:inline>
        </w:drawing>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Normal"/>
        <w:jc w:val="center"/>
        <w:rPr>
          <w:rFonts w:ascii="Times New Roman" w:hAnsi="Times New Roman"/>
          <w:sz w:val="24"/>
          <w:szCs w:val="24"/>
        </w:rPr>
      </w:pPr>
      <w:r>
        <w:rPr>
          <w:rFonts w:ascii="Times New Roman" w:hAnsi="Times New Roman"/>
          <w:sz w:val="24"/>
          <w:szCs w:val="24"/>
        </w:rPr>
        <w:t>Fig. 5.5. Add to Cart Result.</w:t>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5837555" cy="328549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1"/>
                    <a:stretch>
                      <a:fillRect/>
                    </a:stretch>
                  </pic:blipFill>
                  <pic:spPr bwMode="auto">
                    <a:xfrm>
                      <a:off x="0" y="0"/>
                      <a:ext cx="5837555" cy="3285490"/>
                    </a:xfrm>
                    <a:prstGeom prst="rect">
                      <a:avLst/>
                    </a:prstGeom>
                  </pic:spPr>
                </pic:pic>
              </a:graphicData>
            </a:graphic>
          </wp:inline>
        </w:drawing>
      </w:r>
    </w:p>
    <w:p>
      <w:pPr>
        <w:pStyle w:val="Normal"/>
        <w:jc w:val="center"/>
        <w:rPr>
          <w:rFonts w:ascii="Times New Roman" w:hAnsi="Times New Roman"/>
          <w:sz w:val="24"/>
          <w:szCs w:val="24"/>
        </w:rPr>
      </w:pPr>
      <w:r>
        <w:rPr>
          <w:rFonts w:ascii="Times New Roman" w:hAnsi="Times New Roman"/>
          <w:sz w:val="24"/>
          <w:szCs w:val="24"/>
        </w:rPr>
        <w:t>Fig. 5.6. Add to Cart Validation.</w:t>
      </w:r>
    </w:p>
    <w:p>
      <w:pPr>
        <w:pStyle w:val="ListParagraph"/>
        <w:spacing w:lineRule="auto" w:line="360" w:before="0" w:after="0"/>
        <w:ind w:left="495" w:hanging="0"/>
        <w:contextualSpacing/>
        <w:jc w:val="center"/>
        <w:rPr>
          <w:rFonts w:ascii="Times New Roman" w:hAnsi="Times New Roman"/>
        </w:rPr>
      </w:pPr>
      <w:r>
        <w:rPr>
          <w:rFonts w:ascii="Times New Roman" w:hAnsi="Times New Roman"/>
        </w:rPr>
      </w:r>
    </w:p>
    <w:p>
      <w:pPr>
        <w:pStyle w:val="Normal"/>
        <w:spacing w:before="0" w:after="0"/>
        <w:rPr>
          <w:rFonts w:ascii="Times New Roman" w:hAnsi="Times New Roman"/>
          <w:b/>
          <w:b/>
          <w:sz w:val="40"/>
          <w:szCs w:val="40"/>
        </w:rPr>
      </w:pPr>
      <w:r>
        <w:rPr>
          <w:rFonts w:ascii="Times New Roman" w:hAnsi="Times New Roman"/>
          <w:b/>
          <w:sz w:val="40"/>
          <w:szCs w:val="40"/>
        </w:rPr>
      </w:r>
    </w:p>
    <w:p>
      <w:pPr>
        <w:pStyle w:val="Normal"/>
        <w:spacing w:before="0" w:after="0"/>
        <w:jc w:val="center"/>
        <w:rPr>
          <w:rFonts w:ascii="Times New Roman" w:hAnsi="Times New Roman"/>
          <w:b/>
          <w:b/>
        </w:rPr>
      </w:pPr>
      <w:r>
        <w:rPr>
          <w:rFonts w:ascii="Times New Roman" w:hAnsi="Times New Roman"/>
          <w:b/>
        </w:rPr>
      </w:r>
    </w:p>
    <w:p>
      <w:pPr>
        <w:pStyle w:val="Normal"/>
        <w:spacing w:before="0" w:after="0"/>
        <w:jc w:val="center"/>
        <w:rPr>
          <w:rFonts w:ascii="Times New Roman" w:hAnsi="Times New Roman"/>
          <w:b/>
          <w:b/>
          <w:sz w:val="40"/>
          <w:szCs w:val="40"/>
        </w:rPr>
      </w:pPr>
      <w:r>
        <w:rPr>
          <w:rFonts w:ascii="Times New Roman" w:hAnsi="Times New Roman"/>
          <w:b/>
        </w:rPr>
        <w:t>14</w:t>
      </w:r>
    </w:p>
    <w:p>
      <w:pPr>
        <w:pStyle w:val="Normal"/>
        <w:spacing w:before="0" w:after="0"/>
        <w:rPr>
          <w:rFonts w:ascii="Times New Roman" w:hAnsi="Times New Roman"/>
          <w:b/>
          <w:b/>
          <w:sz w:val="40"/>
          <w:szCs w:val="40"/>
        </w:rPr>
      </w:pPr>
      <w:r>
        <w:rPr>
          <w:rFonts w:ascii="Times New Roman" w:hAnsi="Times New Roman"/>
          <w:b/>
          <w:sz w:val="40"/>
          <w:szCs w:val="40"/>
        </w:rPr>
        <w:t>Test Execution Report</w:t>
        <w:tab/>
        <w:tab/>
        <w:tab/>
        <w:tab/>
        <w:tab/>
        <w:t xml:space="preserve">Chapter </w:t>
      </w:r>
      <w:r>
        <mc:AlternateContent>
          <mc:Choice Requires="wps">
            <w:drawing>
              <wp:anchor behindDoc="0" distT="0" distB="0" distL="114300" distR="114300" simplePos="0" locked="0" layoutInCell="1" allowOverlap="1" relativeHeight="9">
                <wp:simplePos x="0" y="0"/>
                <wp:positionH relativeFrom="column">
                  <wp:posOffset>-69215</wp:posOffset>
                </wp:positionH>
                <wp:positionV relativeFrom="paragraph">
                  <wp:posOffset>337185</wp:posOffset>
                </wp:positionV>
                <wp:extent cx="4253865" cy="1270"/>
                <wp:effectExtent l="0" t="0" r="0" b="0"/>
                <wp:wrapNone/>
                <wp:docPr id="17"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6</w:t>
      </w:r>
    </w:p>
    <w:p>
      <w:pPr>
        <w:pStyle w:val="Normal"/>
        <w:tabs>
          <w:tab w:val="left" w:pos="7384" w:leader="none"/>
        </w:tabs>
        <w:rPr>
          <w:rFonts w:ascii="Times New Roman" w:hAnsi="Times New Roman"/>
          <w:b/>
          <w:b/>
          <w:sz w:val="32"/>
          <w:szCs w:val="32"/>
        </w:rPr>
      </w:pPr>
      <w:r>
        <w:rPr>
          <w:rFonts w:ascii="Times New Roman" w:hAnsi="Times New Roman"/>
          <w:b/>
          <w:sz w:val="32"/>
          <w:szCs w:val="32"/>
        </w:rPr>
        <w:tab/>
      </w:r>
    </w:p>
    <w:p>
      <w:pPr>
        <w:pStyle w:val="Normal"/>
        <w:rPr>
          <w:rFonts w:ascii="Times New Roman" w:hAnsi="Times New Roman"/>
          <w:b/>
          <w:b/>
          <w:sz w:val="32"/>
          <w:szCs w:val="32"/>
        </w:rPr>
      </w:pPr>
      <w:r>
        <w:rPr>
          <w:rFonts w:ascii="Times New Roman" w:hAnsi="Times New Roman"/>
          <w:b/>
          <w:sz w:val="32"/>
          <w:szCs w:val="32"/>
        </w:rPr>
        <w:t>6.1 Testing Strategy</w:t>
      </w:r>
    </w:p>
    <w:p>
      <w:pPr>
        <w:pStyle w:val="ListParagraph"/>
        <w:spacing w:lineRule="auto" w:line="360" w:before="0" w:after="0"/>
        <w:ind w:left="0" w:hanging="0"/>
        <w:contextualSpacing/>
        <w:jc w:val="center"/>
        <w:rPr>
          <w:rFonts w:ascii="Times New Roman" w:hAnsi="Times New Roman"/>
        </w:rPr>
      </w:pPr>
      <w:r>
        <w:rPr>
          <w:rFonts w:ascii="Times New Roman" w:hAnsi="Times New Roman"/>
          <w:bCs/>
          <w:szCs w:val="20"/>
        </w:rPr>
        <w:t>Table. 6.1. Test Strategy.</w:t>
      </w:r>
    </w:p>
    <w:tbl>
      <w:tblPr>
        <w:tblW w:w="9478" w:type="dxa"/>
        <w:jc w:val="left"/>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366"/>
        <w:gridCol w:w="1595"/>
        <w:gridCol w:w="1002"/>
        <w:gridCol w:w="1251"/>
        <w:gridCol w:w="1532"/>
        <w:gridCol w:w="2731"/>
      </w:tblGrid>
      <w:tr>
        <w:trPr/>
        <w:tc>
          <w:tcPr>
            <w:tcW w:w="136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Approach</w:t>
            </w:r>
          </w:p>
        </w:tc>
        <w:tc>
          <w:tcPr>
            <w:tcW w:w="1595"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Type of Testing</w:t>
            </w:r>
          </w:p>
        </w:tc>
        <w:tc>
          <w:tcPr>
            <w:tcW w:w="22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Manual Testing</w:t>
            </w:r>
          </w:p>
        </w:tc>
        <w:tc>
          <w:tcPr>
            <w:tcW w:w="1532"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Automated Testing on Device</w:t>
            </w:r>
          </w:p>
        </w:tc>
        <w:tc>
          <w:tcPr>
            <w:tcW w:w="27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Tools/APIs/Libraries</w:t>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Using Device</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vAlign w:val="center"/>
          </w:tcPr>
          <w:p>
            <w:pPr>
              <w:pStyle w:val="Normal"/>
              <w:spacing w:lineRule="auto" w:line="240" w:before="0" w:after="200"/>
              <w:jc w:val="center"/>
              <w:rPr>
                <w:rFonts w:eastAsia="Calibri" w:cs="Calibri"/>
              </w:rPr>
            </w:pPr>
            <w:r>
              <w:rPr>
                <w:rFonts w:eastAsia="Calibri" w:cs="Calibri"/>
                <w:b/>
                <w:sz w:val="27"/>
              </w:rPr>
              <w:t>Using Emulator</w:t>
            </w:r>
          </w:p>
        </w:tc>
        <w:tc>
          <w:tcPr>
            <w:tcW w:w="1532"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jc w:val="center"/>
              <w:rPr>
                <w:rFonts w:eastAsia="Calibri" w:cs="Calibri"/>
                <w:sz w:val="24"/>
              </w:rPr>
            </w:pPr>
            <w:r>
              <w:rPr>
                <w:rFonts w:eastAsia="Calibri" w:cs="Calibri"/>
                <w:sz w:val="24"/>
              </w:rPr>
              <w:t>Standard Testing</w:t>
            </w:r>
          </w:p>
          <w:p>
            <w:pPr>
              <w:pStyle w:val="Normal"/>
              <w:spacing w:lineRule="auto" w:line="240" w:before="0" w:after="200"/>
              <w:jc w:val="center"/>
              <w:rPr>
                <w:rFonts w:eastAsia="Calibri" w:cs="Calibri"/>
              </w:rPr>
            </w:pPr>
            <w:r>
              <w:rPr>
                <w:rFonts w:eastAsia="Calibri" w:cs="Calibri"/>
                <w:sz w:val="24"/>
              </w:rPr>
              <w:t>(Functional Testing)</w:t>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Unit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27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Pr>
          <w:p>
            <w:pPr>
              <w:pStyle w:val="Normal"/>
              <w:spacing w:lineRule="auto" w:line="240"/>
              <w:ind w:left="360" w:hanging="0"/>
              <w:rPr>
                <w:rFonts w:eastAsia="Calibri" w:cs="Calibri"/>
                <w:sz w:val="24"/>
              </w:rPr>
            </w:pPr>
            <w:r>
              <w:rPr>
                <w:rFonts w:eastAsia="Calibri" w:cs="Calibri"/>
                <w:sz w:val="24"/>
              </w:rPr>
            </w:r>
          </w:p>
          <w:p>
            <w:pPr>
              <w:pStyle w:val="Normal"/>
              <w:numPr>
                <w:ilvl w:val="0"/>
                <w:numId w:val="3"/>
              </w:numPr>
              <w:spacing w:lineRule="auto" w:line="240" w:before="0" w:after="0"/>
              <w:ind w:left="360" w:hanging="360"/>
              <w:rPr>
                <w:rFonts w:eastAsia="Calibri" w:cs="Calibri"/>
                <w:sz w:val="24"/>
              </w:rPr>
            </w:pPr>
            <w:r>
              <w:rPr>
                <w:rFonts w:eastAsia="Calibri" w:cs="Calibri"/>
                <w:sz w:val="24"/>
              </w:rPr>
              <w:t>Selenium Web Driver/IDE</w:t>
            </w:r>
          </w:p>
          <w:p>
            <w:pPr>
              <w:pStyle w:val="Normal"/>
              <w:spacing w:lineRule="auto" w:line="240" w:before="0" w:after="200"/>
              <w:ind w:left="360" w:hanging="0"/>
              <w:rPr>
                <w:rFonts w:eastAsia="Calibri" w:cs="Calibri"/>
              </w:rPr>
            </w:pPr>
            <w:r>
              <w:rPr>
                <w:rFonts w:eastAsia="Calibri" w:cs="Calibri"/>
                <w:sz w:val="24"/>
              </w:rPr>
              <w:t>(web application automation testing framework)</w:t>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Integration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System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Regression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Acceptance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Special Type of Testing to Address Specific Challenge</w:t>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Compatibility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GUI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jc w:val="center"/>
              <w:rPr>
                <w:rFonts w:eastAsia="Calibri" w:cs="Calibri"/>
                <w:sz w:val="24"/>
              </w:rPr>
            </w:pPr>
            <w:r>
              <w:rPr>
                <w:rFonts w:eastAsia="Calibri" w:cs="Calibri"/>
                <w:sz w:val="24"/>
              </w:rPr>
              <w:t>Client-specific</w:t>
            </w:r>
          </w:p>
          <w:p>
            <w:pPr>
              <w:pStyle w:val="Normal"/>
              <w:spacing w:lineRule="auto" w:line="240" w:before="0" w:after="200"/>
              <w:jc w:val="center"/>
              <w:rPr>
                <w:rFonts w:eastAsia="Calibri" w:cs="Calibri"/>
              </w:rPr>
            </w:pPr>
            <w:r>
              <w:rPr>
                <w:rFonts w:eastAsia="Calibri" w:cs="Calibri"/>
                <w:sz w:val="24"/>
              </w:rPr>
              <w:t>Testing</w:t>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Performance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r>
        <w:trPr/>
        <w:tc>
          <w:tcPr>
            <w:tcW w:w="136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before="0" w:after="200"/>
              <w:rPr>
                <w:rFonts w:eastAsia="Calibri" w:cs="Calibri"/>
              </w:rPr>
            </w:pPr>
            <w:r>
              <w:rPr>
                <w:rFonts w:eastAsia="Calibri" w:cs="Calibri"/>
              </w:rPr>
            </w:r>
          </w:p>
        </w:tc>
        <w:tc>
          <w:tcPr>
            <w:tcW w:w="15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vAlign w:val="center"/>
          </w:tcPr>
          <w:p>
            <w:pPr>
              <w:pStyle w:val="Normal"/>
              <w:spacing w:lineRule="auto" w:line="240" w:before="0" w:after="200"/>
              <w:jc w:val="center"/>
              <w:rPr>
                <w:rFonts w:eastAsia="Calibri" w:cs="Calibri"/>
              </w:rPr>
            </w:pPr>
            <w:r>
              <w:rPr>
                <w:rFonts w:eastAsia="Calibri" w:cs="Calibri"/>
                <w:sz w:val="24"/>
              </w:rPr>
              <w:t>Security Testing</w:t>
            </w:r>
          </w:p>
        </w:tc>
        <w:tc>
          <w:tcPr>
            <w:tcW w:w="10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Yes</w:t>
            </w:r>
          </w:p>
        </w:tc>
        <w:tc>
          <w:tcPr>
            <w:tcW w:w="1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15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200"/>
              <w:jc w:val="center"/>
              <w:rPr>
                <w:rFonts w:eastAsia="Calibri" w:cs="Calibri"/>
              </w:rPr>
            </w:pPr>
            <w:r>
              <w:rPr>
                <w:rFonts w:eastAsia="Calibri" w:cs="Calibri"/>
                <w:sz w:val="24"/>
              </w:rPr>
              <w:t>No</w:t>
            </w:r>
          </w:p>
        </w:tc>
        <w:tc>
          <w:tcPr>
            <w:tcW w:w="27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6DDE8" w:val="clear"/>
          </w:tcPr>
          <w:p>
            <w:pPr>
              <w:pStyle w:val="Normal"/>
              <w:spacing w:before="0" w:after="200"/>
              <w:rPr>
                <w:rFonts w:eastAsia="Calibri" w:cs="Calibri"/>
              </w:rPr>
            </w:pPr>
            <w:r>
              <w:rPr>
                <w:rFonts w:eastAsia="Calibri" w:cs="Calibri"/>
              </w:rPr>
            </w:r>
          </w:p>
        </w:tc>
      </w:tr>
    </w:tbl>
    <w:p>
      <w:pPr>
        <w:pStyle w:val="ListParagraph"/>
        <w:spacing w:lineRule="auto" w:line="360" w:before="0" w:after="0"/>
        <w:ind w:left="495" w:hanging="0"/>
        <w:contextualSpacing/>
        <w:rPr>
          <w:rFonts w:ascii="Times New Roman" w:hAnsi="Times New Roman"/>
        </w:rPr>
      </w:pPr>
      <w:r>
        <w:rPr>
          <w:rFonts w:ascii="Times New Roman" w:hAnsi="Times New Roman"/>
        </w:rPr>
      </w:r>
    </w:p>
    <w:p>
      <w:pPr>
        <w:pStyle w:val="ListParagraph"/>
        <w:spacing w:lineRule="auto" w:line="360" w:before="0" w:after="0"/>
        <w:ind w:left="495" w:hanging="0"/>
        <w:contextualSpacing/>
        <w:rPr>
          <w:rFonts w:ascii="Times New Roman" w:hAnsi="Times New Roman"/>
        </w:rPr>
      </w:pPr>
      <w:r>
        <w:rPr>
          <w:rFonts w:ascii="Times New Roman" w:hAnsi="Times New Roman"/>
        </w:rPr>
      </w:r>
    </w:p>
    <w:p>
      <w:pPr>
        <w:pStyle w:val="ListParagraph"/>
        <w:spacing w:lineRule="auto" w:line="360" w:before="0" w:after="0"/>
        <w:ind w:left="495" w:hanging="0"/>
        <w:contextualSpacing/>
        <w:rPr>
          <w:rFonts w:ascii="Times New Roman" w:hAnsi="Times New Roman"/>
        </w:rPr>
      </w:pPr>
      <w:r>
        <w:rPr>
          <w:rFonts w:ascii="Times New Roman" w:hAnsi="Times New Roman"/>
        </w:rPr>
      </w:r>
    </w:p>
    <w:p>
      <w:pPr>
        <w:pStyle w:val="ListParagraph"/>
        <w:spacing w:lineRule="auto" w:line="360" w:before="0" w:after="0"/>
        <w:ind w:left="495" w:hanging="0"/>
        <w:contextualSpacing/>
        <w:rPr>
          <w:rFonts w:ascii="Times New Roman" w:hAnsi="Times New Roman"/>
        </w:rPr>
      </w:pPr>
      <w:r>
        <w:rPr>
          <w:rFonts w:ascii="Times New Roman" w:hAnsi="Times New Roman"/>
        </w:rPr>
      </w:r>
    </w:p>
    <w:p>
      <w:pPr>
        <w:pStyle w:val="ListParagraph"/>
        <w:spacing w:lineRule="auto" w:line="360" w:before="0" w:after="0"/>
        <w:ind w:left="495" w:hanging="0"/>
        <w:contextualSpacing/>
        <w:jc w:val="center"/>
        <w:rPr>
          <w:rFonts w:ascii="Times New Roman" w:hAnsi="Times New Roman"/>
          <w:b/>
          <w:b/>
          <w:bCs/>
        </w:rPr>
      </w:pPr>
      <w:r>
        <w:rPr/>
      </w:r>
    </w:p>
    <w:p>
      <w:pPr>
        <w:pStyle w:val="ListParagraph"/>
        <w:spacing w:lineRule="auto" w:line="360" w:before="0" w:after="0"/>
        <w:ind w:left="495" w:hanging="0"/>
        <w:contextualSpacing/>
        <w:jc w:val="center"/>
        <w:rPr/>
      </w:pPr>
      <w:r>
        <w:rPr>
          <w:rFonts w:ascii="Times New Roman" w:hAnsi="Times New Roman"/>
          <w:b/>
          <w:bCs/>
        </w:rPr>
        <w:t>15</w:t>
      </w:r>
    </w:p>
    <w:p>
      <w:pPr>
        <w:pStyle w:val="Normal"/>
        <w:rPr/>
      </w:pPr>
      <w:r>
        <w:rPr>
          <w:rFonts w:ascii="Times New Roman" w:hAnsi="Times New Roman"/>
          <w:b/>
          <w:sz w:val="32"/>
          <w:szCs w:val="32"/>
        </w:rPr>
        <w:t>6.2  Unit Testing:-</w:t>
      </w:r>
    </w:p>
    <w:tbl>
      <w:tblPr>
        <w:tblW w:w="10440" w:type="dxa"/>
        <w:jc w:val="left"/>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737"/>
        <w:gridCol w:w="1530"/>
        <w:gridCol w:w="1513"/>
        <w:gridCol w:w="1620"/>
        <w:gridCol w:w="1517"/>
        <w:gridCol w:w="1366"/>
        <w:gridCol w:w="1240"/>
        <w:gridCol w:w="915"/>
      </w:tblGrid>
      <w:tr>
        <w:trPr>
          <w:trHeight w:val="900" w:hRule="atLeast"/>
        </w:trPr>
        <w:tc>
          <w:tcPr>
            <w:tcW w:w="7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Test Case ID</w:t>
            </w:r>
          </w:p>
        </w:tc>
        <w:tc>
          <w:tcPr>
            <w:tcW w:w="1530"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Test Cases</w:t>
            </w:r>
          </w:p>
        </w:tc>
        <w:tc>
          <w:tcPr>
            <w:tcW w:w="1513"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Preconditions</w:t>
            </w:r>
          </w:p>
        </w:tc>
        <w:tc>
          <w:tcPr>
            <w:tcW w:w="1620"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Steps to execute</w:t>
            </w:r>
          </w:p>
        </w:tc>
        <w:tc>
          <w:tcPr>
            <w:tcW w:w="1517"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Input Data</w:t>
            </w:r>
          </w:p>
        </w:tc>
        <w:tc>
          <w:tcPr>
            <w:tcW w:w="1366"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Expected O/P</w:t>
            </w:r>
          </w:p>
        </w:tc>
        <w:tc>
          <w:tcPr>
            <w:tcW w:w="1240"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rPr>
                <w:rFonts w:ascii="Arial" w:hAnsi="Arial" w:cs="Arial"/>
                <w:b/>
                <w:b/>
                <w:bCs/>
                <w:color w:val="000000"/>
                <w:sz w:val="20"/>
                <w:szCs w:val="20"/>
              </w:rPr>
            </w:pPr>
            <w:r>
              <w:rPr>
                <w:rFonts w:cs="Arial" w:ascii="Arial" w:hAnsi="Arial"/>
                <w:b/>
                <w:bCs/>
                <w:color w:val="000000"/>
                <w:sz w:val="20"/>
                <w:szCs w:val="20"/>
              </w:rPr>
              <w:t>Actual Result</w:t>
            </w:r>
          </w:p>
        </w:tc>
        <w:tc>
          <w:tcPr>
            <w:tcW w:w="915" w:type="dxa"/>
            <w:tcBorders>
              <w:top w:val="single" w:sz="4" w:space="0" w:color="000000"/>
              <w:bottom w:val="single" w:sz="4" w:space="0" w:color="000000"/>
              <w:right w:val="single" w:sz="4" w:space="0" w:color="000000"/>
              <w:insideH w:val="single" w:sz="4" w:space="0" w:color="000000"/>
              <w:insideV w:val="single" w:sz="4" w:space="0" w:color="000000"/>
            </w:tcBorders>
            <w:shd w:color="auto" w:fill="4BACC6" w:themeFill="accent5" w:val="clear"/>
          </w:tcPr>
          <w:p>
            <w:pPr>
              <w:pStyle w:val="Normal"/>
              <w:spacing w:lineRule="auto" w:line="240" w:before="0" w:after="0"/>
              <w:ind w:right="89" w:hanging="0"/>
              <w:rPr>
                <w:rFonts w:ascii="Arial" w:hAnsi="Arial" w:cs="Arial"/>
                <w:b/>
                <w:b/>
                <w:bCs/>
                <w:color w:val="000000"/>
                <w:sz w:val="20"/>
                <w:szCs w:val="20"/>
              </w:rPr>
            </w:pPr>
            <w:r>
              <w:rPr>
                <w:rFonts w:cs="Arial" w:ascii="Arial" w:hAnsi="Arial"/>
                <w:b/>
                <w:bCs/>
                <w:color w:val="000000"/>
                <w:sz w:val="20"/>
                <w:szCs w:val="20"/>
              </w:rPr>
              <w:t>Test Case Status</w:t>
            </w:r>
          </w:p>
        </w:tc>
      </w:tr>
      <w:tr>
        <w:trPr>
          <w:trHeight w:val="1133"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ind w:left="-288" w:hanging="0"/>
              <w:rPr>
                <w:rFonts w:ascii="Arial" w:hAnsi="Arial" w:cs="Arial"/>
                <w:color w:val="000000"/>
                <w:sz w:val="20"/>
                <w:szCs w:val="20"/>
              </w:rPr>
            </w:pPr>
            <w:r>
              <w:rPr>
                <w:rFonts w:cs="Arial" w:ascii="Arial" w:hAnsi="Arial"/>
                <w:color w:val="000000"/>
                <w:sz w:val="20"/>
                <w:szCs w:val="20"/>
              </w:rPr>
              <w:t>T1</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Test if user is able to login successfully.</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User must be registered already</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1)Enter input(correct ) Email/Mo. No. and password on the respective fields 2)click submit/login</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correct Email/Mo. No., correct password</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User must successfully login to the web page</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 xml:space="preserve">successfully login using correct </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r>
        <w:trPr>
          <w:trHeight w:val="1133"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T2</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Test if unregistered users is not able to login to the site</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 xml:space="preserve">Unregistered User Credentials </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1)Enter input(incorrect )Email/Mo. No. And password on the respective fields 2)click submit/login</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incorrect Email/Mo. No., incorrect password</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Proper error must be displayed and prompt to enter login again</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error is displayed and prompted to enter login again</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r>
        <w:trPr>
          <w:trHeight w:val="1133"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T3</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Test with valid Email/Mo. No.  and empty password such that login must get failed</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User must be registered already</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1)enter the valid Email/Mo. No. in the user id  and enter no password  in the password field</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valid Email/Mo. No. and empty password</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Proper error must be displayed and prompt to enter login again</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error is displayed and prompted to enter login again</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r>
        <w:trPr>
          <w:trHeight w:val="1133"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T4</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Test with empty Email/Mo. No.  and valid password such that login must get failed</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registered user's  password</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1)leave the Email/Mo. No. empty in the user id  and enter a valid user's password  in the password field</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empty Email/Mo. No. and valid password</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Proper error must be displayed and prompt to enter login again</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error is displayed and prompted to enter login again</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r>
        <w:trPr>
          <w:trHeight w:val="1133"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T5</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Test with empty Email/Mo. No. and empty password and check if login fails</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u w:val="single"/>
              </w:rPr>
            </w:pPr>
            <w:r>
              <w:rPr>
                <w:rFonts w:cs="Arial" w:ascii="Arial" w:hAnsi="Arial"/>
                <w:color w:val="000000"/>
                <w:sz w:val="20"/>
                <w:szCs w:val="20"/>
                <w:u w:val="single"/>
              </w:rPr>
              <w:t>-</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1)Enter nothing in the mail id and password field 2)click submit button</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u w:val="single"/>
              </w:rPr>
            </w:pPr>
            <w:r>
              <w:rPr>
                <w:rFonts w:cs="Arial" w:ascii="Arial" w:hAnsi="Arial"/>
                <w:color w:val="000000"/>
                <w:sz w:val="20"/>
                <w:szCs w:val="20"/>
                <w:u w:val="single"/>
              </w:rPr>
              <w:t>-</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Proper error must be displayed and prompt to enter login again</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error is displayed and prompted to enter login again</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r>
        <w:trPr>
          <w:trHeight w:val="1448" w:hRule="atLeast"/>
        </w:trPr>
        <w:tc>
          <w:tcPr>
            <w:tcW w:w="73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T6</w:t>
            </w:r>
          </w:p>
        </w:tc>
        <w:tc>
          <w:tcPr>
            <w:tcW w:w="153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Check if the login function handles case sensitivity</w:t>
            </w:r>
          </w:p>
        </w:tc>
        <w:tc>
          <w:tcPr>
            <w:tcW w:w="1513"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registered user's password which is originally in lower case changed to upper case or vice versa</w:t>
            </w:r>
          </w:p>
        </w:tc>
        <w:tc>
          <w:tcPr>
            <w:tcW w:w="162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1)Enter the case changed Email/Mo. No. /password in the respective field and 2)click login button</w:t>
            </w:r>
          </w:p>
        </w:tc>
        <w:tc>
          <w:tcPr>
            <w:tcW w:w="1517"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case changed Email/Mo. No. /password</w:t>
            </w:r>
          </w:p>
        </w:tc>
        <w:tc>
          <w:tcPr>
            <w:tcW w:w="1366"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Login must fail saying incorrect Email/Mo. No./password</w:t>
            </w:r>
          </w:p>
        </w:tc>
        <w:tc>
          <w:tcPr>
            <w:tcW w:w="124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Cambria" w:hAnsi="Cambria" w:cs="Arial"/>
                <w:color w:val="000000"/>
                <w:sz w:val="20"/>
                <w:szCs w:val="20"/>
              </w:rPr>
            </w:pPr>
            <w:r>
              <w:rPr>
                <w:rFonts w:cs="Arial" w:ascii="Cambria" w:hAnsi="Cambria"/>
                <w:color w:val="000000"/>
                <w:sz w:val="20"/>
                <w:szCs w:val="20"/>
              </w:rPr>
              <w:t>Login failed message is prompted ie. Incorrect Email/Mo. No./password</w:t>
            </w:r>
          </w:p>
        </w:tc>
        <w:tc>
          <w:tcPr>
            <w:tcW w:w="915"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Arial" w:hAnsi="Arial" w:cs="Arial"/>
                <w:color w:val="000000"/>
                <w:sz w:val="20"/>
                <w:szCs w:val="20"/>
              </w:rPr>
            </w:pPr>
            <w:r>
              <w:rPr>
                <w:rFonts w:cs="Arial" w:ascii="Arial" w:hAnsi="Arial"/>
                <w:color w:val="000000"/>
                <w:sz w:val="20"/>
                <w:szCs w:val="20"/>
              </w:rPr>
              <w:t>Pass</w:t>
            </w:r>
          </w:p>
        </w:tc>
      </w:tr>
    </w:tbl>
    <w:p>
      <w:pPr>
        <w:pStyle w:val="ListParagraph"/>
        <w:spacing w:lineRule="auto" w:line="360" w:before="0" w:after="0"/>
        <w:ind w:left="495" w:hanging="0"/>
        <w:contextualSpacing/>
        <w:jc w:val="center"/>
        <w:rPr/>
      </w:pPr>
      <w:r>
        <w:rPr>
          <w:rFonts w:ascii="Times New Roman" w:hAnsi="Times New Roman"/>
          <w:b/>
          <w:bCs/>
        </w:rPr>
        <w:t>16</w:t>
      </w:r>
    </w:p>
    <w:p>
      <w:pPr>
        <w:pStyle w:val="Normal"/>
        <w:rPr>
          <w:rFonts w:ascii="Times New Roman" w:hAnsi="Times New Roman"/>
          <w:b/>
          <w:b/>
          <w:sz w:val="32"/>
          <w:szCs w:val="32"/>
        </w:rPr>
      </w:pPr>
      <w:r>
        <w:rPr>
          <w:rFonts w:ascii="Times New Roman" w:hAnsi="Times New Roman"/>
          <w:b/>
          <w:sz w:val="32"/>
          <w:szCs w:val="32"/>
        </w:rPr>
        <w:t>6.3 Performance and Stress Testing: -</w:t>
      </w:r>
    </w:p>
    <w:p>
      <w:pPr>
        <w:pStyle w:val="Normal"/>
        <w:rPr>
          <w:rFonts w:ascii="Times New Roman" w:hAnsi="Times New Roman"/>
          <w:b/>
          <w:b/>
          <w:sz w:val="27"/>
          <w:szCs w:val="27"/>
        </w:rPr>
      </w:pPr>
      <w:r>
        <w:rPr>
          <w:rFonts w:ascii="Times New Roman" w:hAnsi="Times New Roman"/>
          <w:b/>
          <w:sz w:val="27"/>
          <w:szCs w:val="27"/>
        </w:rPr>
      </w:r>
    </w:p>
    <w:p>
      <w:pPr>
        <w:pStyle w:val="Normal"/>
        <w:ind w:firstLine="720"/>
        <w:rPr>
          <w:rFonts w:ascii="Times New Roman" w:hAnsi="Times New Roman"/>
          <w:sz w:val="27"/>
          <w:szCs w:val="27"/>
        </w:rPr>
      </w:pPr>
      <w:r>
        <w:rPr>
          <w:rFonts w:ascii="Times New Roman" w:hAnsi="Times New Roman"/>
          <w:b/>
          <w:sz w:val="27"/>
          <w:szCs w:val="27"/>
        </w:rPr>
        <w:t xml:space="preserve">Execution Status: </w:t>
      </w:r>
      <w:r>
        <w:rPr>
          <w:rFonts w:ascii="Times New Roman" w:hAnsi="Times New Roman"/>
          <w:sz w:val="27"/>
          <w:szCs w:val="27"/>
        </w:rPr>
        <w:t>Completed</w:t>
      </w:r>
    </w:p>
    <w:p>
      <w:pPr>
        <w:pStyle w:val="Normal"/>
        <w:spacing w:lineRule="auto" w:line="360" w:before="0" w:after="0"/>
        <w:rPr>
          <w:rFonts w:ascii="Times New Roman" w:hAnsi="Times New Roman"/>
          <w:sz w:val="27"/>
          <w:szCs w:val="27"/>
        </w:rPr>
      </w:pPr>
      <w:r>
        <w:rPr>
          <w:rFonts w:ascii="Times New Roman" w:hAnsi="Times New Roman"/>
          <w:sz w:val="27"/>
          <w:szCs w:val="27"/>
        </w:rPr>
      </w:r>
    </w:p>
    <w:p>
      <w:pPr>
        <w:pStyle w:val="Normal"/>
        <w:rPr>
          <w:rFonts w:ascii="Times New Roman" w:hAnsi="Times New Roman"/>
          <w:b/>
          <w:b/>
          <w:sz w:val="27"/>
          <w:szCs w:val="27"/>
        </w:rPr>
      </w:pPr>
      <w:r>
        <w:rPr>
          <w:rFonts w:ascii="Times New Roman" w:hAnsi="Times New Roman"/>
          <w:b/>
          <w:sz w:val="27"/>
          <w:szCs w:val="27"/>
        </w:rPr>
      </w:r>
    </w:p>
    <w:p>
      <w:pPr>
        <w:pStyle w:val="Normal"/>
        <w:rPr>
          <w:rFonts w:ascii="Times New Roman" w:hAnsi="Times New Roman"/>
          <w:b/>
          <w:b/>
          <w:sz w:val="32"/>
          <w:szCs w:val="32"/>
        </w:rPr>
      </w:pPr>
      <w:r>
        <w:rPr>
          <w:rFonts w:ascii="Times New Roman" w:hAnsi="Times New Roman"/>
          <w:b/>
          <w:sz w:val="32"/>
          <w:szCs w:val="32"/>
        </w:rPr>
        <w:t>6.4 Compatibility Testing: -</w:t>
      </w:r>
    </w:p>
    <w:p>
      <w:pPr>
        <w:pStyle w:val="Normal"/>
        <w:rPr>
          <w:rFonts w:ascii="Times New Roman" w:hAnsi="Times New Roman"/>
          <w:b/>
          <w:b/>
          <w:sz w:val="27"/>
          <w:szCs w:val="27"/>
        </w:rPr>
      </w:pPr>
      <w:r>
        <w:rPr>
          <w:rFonts w:ascii="Times New Roman" w:hAnsi="Times New Roman"/>
          <w:b/>
          <w:sz w:val="27"/>
          <w:szCs w:val="27"/>
        </w:rPr>
      </w:r>
    </w:p>
    <w:p>
      <w:pPr>
        <w:pStyle w:val="Normal"/>
        <w:ind w:firstLine="720"/>
        <w:rPr>
          <w:rFonts w:ascii="Times New Roman" w:hAnsi="Times New Roman"/>
          <w:sz w:val="27"/>
          <w:szCs w:val="27"/>
        </w:rPr>
      </w:pPr>
      <w:r>
        <w:rPr>
          <w:rFonts w:ascii="Times New Roman" w:hAnsi="Times New Roman"/>
          <w:b/>
          <w:sz w:val="27"/>
          <w:szCs w:val="27"/>
        </w:rPr>
        <w:t xml:space="preserve">Execution Status: </w:t>
      </w:r>
      <w:r>
        <w:rPr>
          <w:rFonts w:ascii="Times New Roman" w:hAnsi="Times New Roman"/>
          <w:sz w:val="27"/>
          <w:szCs w:val="27"/>
        </w:rPr>
        <w:t>Completed</w:t>
      </w:r>
    </w:p>
    <w:p>
      <w:pPr>
        <w:pStyle w:val="Normal"/>
        <w:jc w:val="center"/>
        <w:rPr>
          <w:rFonts w:ascii="Times New Roman" w:hAnsi="Times New Roman"/>
          <w:sz w:val="27"/>
          <w:szCs w:val="27"/>
        </w:rPr>
      </w:pPr>
      <w:r>
        <w:rPr>
          <w:rFonts w:ascii="Times New Roman" w:hAnsi="Times New Roman"/>
          <w:bCs/>
          <w:szCs w:val="20"/>
        </w:rPr>
        <w:t>Table. 6.4. Compatibility Testing Details</w:t>
      </w:r>
    </w:p>
    <w:tbl>
      <w:tblPr>
        <w:tblW w:w="9394" w:type="dxa"/>
        <w:jc w:val="left"/>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625"/>
        <w:gridCol w:w="3870"/>
        <w:gridCol w:w="1668"/>
        <w:gridCol w:w="1563"/>
        <w:gridCol w:w="1668"/>
      </w:tblGrid>
      <w:tr>
        <w:trPr>
          <w:trHeight w:val="1" w:hRule="atLeast"/>
        </w:trPr>
        <w:tc>
          <w:tcPr>
            <w:tcW w:w="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92CDDC" w:val="clear"/>
            <w:vAlign w:val="center"/>
          </w:tcPr>
          <w:p>
            <w:pPr>
              <w:pStyle w:val="Normal"/>
              <w:spacing w:lineRule="auto" w:line="240" w:before="0" w:after="200"/>
              <w:jc w:val="center"/>
              <w:rPr>
                <w:rFonts w:ascii="Times New Roman" w:hAnsi="Times New Roman"/>
                <w:sz w:val="24"/>
                <w:szCs w:val="24"/>
              </w:rPr>
            </w:pPr>
            <w:r>
              <w:rPr>
                <w:rFonts w:ascii="Times New Roman" w:hAnsi="Times New Roman"/>
                <w:b/>
                <w:sz w:val="24"/>
                <w:szCs w:val="24"/>
              </w:rPr>
              <w:t>ID</w:t>
            </w:r>
          </w:p>
        </w:tc>
        <w:tc>
          <w:tcPr>
            <w:tcW w:w="38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92CDDC" w:val="clear"/>
            <w:vAlign w:val="center"/>
          </w:tcPr>
          <w:p>
            <w:pPr>
              <w:pStyle w:val="Normal"/>
              <w:spacing w:lineRule="auto" w:line="240"/>
              <w:jc w:val="center"/>
              <w:rPr>
                <w:rFonts w:ascii="Times New Roman" w:hAnsi="Times New Roman"/>
                <w:b/>
                <w:b/>
                <w:sz w:val="24"/>
                <w:szCs w:val="24"/>
              </w:rPr>
            </w:pPr>
            <w:r>
              <w:rPr>
                <w:rFonts w:ascii="Times New Roman" w:hAnsi="Times New Roman"/>
                <w:b/>
                <w:sz w:val="24"/>
                <w:szCs w:val="24"/>
              </w:rPr>
              <w:t>Hardware Specification</w:t>
            </w:r>
          </w:p>
          <w:p>
            <w:pPr>
              <w:pStyle w:val="Normal"/>
              <w:spacing w:lineRule="auto" w:line="240" w:before="0" w:after="200"/>
              <w:jc w:val="center"/>
              <w:rPr>
                <w:rFonts w:ascii="Times New Roman" w:hAnsi="Times New Roman"/>
                <w:sz w:val="24"/>
                <w:szCs w:val="24"/>
              </w:rPr>
            </w:pPr>
            <w:r>
              <w:rPr>
                <w:rFonts w:ascii="Times New Roman" w:hAnsi="Times New Roman"/>
                <w:b/>
                <w:sz w:val="24"/>
                <w:szCs w:val="24"/>
              </w:rPr>
              <w:t>(Processor/RAM)</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92CDDC" w:val="clear"/>
            <w:vAlign w:val="center"/>
          </w:tcPr>
          <w:p>
            <w:pPr>
              <w:pStyle w:val="Normal"/>
              <w:spacing w:lineRule="auto" w:line="240" w:before="0" w:after="200"/>
              <w:jc w:val="center"/>
              <w:rPr>
                <w:rFonts w:ascii="Times New Roman" w:hAnsi="Times New Roman"/>
                <w:sz w:val="24"/>
                <w:szCs w:val="24"/>
              </w:rPr>
            </w:pPr>
            <w:r>
              <w:rPr>
                <w:rFonts w:ascii="Times New Roman" w:hAnsi="Times New Roman"/>
                <w:b/>
                <w:sz w:val="24"/>
                <w:szCs w:val="24"/>
              </w:rPr>
              <w:t>Operating System</w:t>
            </w:r>
          </w:p>
        </w:tc>
        <w:tc>
          <w:tcPr>
            <w:tcW w:w="15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92CDDC" w:val="clear"/>
            <w:vAlign w:val="center"/>
          </w:tcPr>
          <w:p>
            <w:pPr>
              <w:pStyle w:val="Normal"/>
              <w:spacing w:lineRule="auto" w:line="240" w:before="0" w:after="200"/>
              <w:jc w:val="center"/>
              <w:rPr>
                <w:rFonts w:ascii="Times New Roman" w:hAnsi="Times New Roman"/>
                <w:sz w:val="24"/>
                <w:szCs w:val="24"/>
              </w:rPr>
            </w:pPr>
            <w:r>
              <w:rPr>
                <w:rFonts w:ascii="Times New Roman" w:hAnsi="Times New Roman"/>
                <w:b/>
                <w:sz w:val="24"/>
                <w:szCs w:val="24"/>
              </w:rPr>
              <w:t>Browsing Application</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92CDDC" w:val="clear"/>
            <w:vAlign w:val="center"/>
          </w:tcPr>
          <w:p>
            <w:pPr>
              <w:pStyle w:val="Normal"/>
              <w:spacing w:lineRule="auto" w:line="240"/>
              <w:jc w:val="center"/>
              <w:rPr>
                <w:rFonts w:ascii="Times New Roman" w:hAnsi="Times New Roman"/>
                <w:b/>
                <w:b/>
                <w:sz w:val="24"/>
                <w:szCs w:val="24"/>
              </w:rPr>
            </w:pPr>
            <w:r>
              <w:rPr>
                <w:rFonts w:ascii="Times New Roman" w:hAnsi="Times New Roman"/>
                <w:b/>
                <w:sz w:val="24"/>
                <w:szCs w:val="24"/>
              </w:rPr>
              <w:t>Interactive Testing</w:t>
            </w:r>
          </w:p>
          <w:p>
            <w:pPr>
              <w:pStyle w:val="Normal"/>
              <w:spacing w:lineRule="auto" w:line="240" w:before="0" w:after="200"/>
              <w:jc w:val="center"/>
              <w:rPr>
                <w:rFonts w:ascii="Times New Roman" w:hAnsi="Times New Roman"/>
                <w:sz w:val="24"/>
                <w:szCs w:val="24"/>
              </w:rPr>
            </w:pPr>
            <w:r>
              <w:rPr>
                <w:rFonts w:ascii="Times New Roman" w:hAnsi="Times New Roman"/>
                <w:b/>
                <w:sz w:val="24"/>
                <w:szCs w:val="24"/>
              </w:rPr>
              <w:t>(PASS/FAIL)</w:t>
            </w:r>
          </w:p>
        </w:tc>
      </w:tr>
      <w:tr>
        <w:trPr>
          <w:trHeight w:val="1" w:hRule="atLeast"/>
        </w:trPr>
        <w:tc>
          <w:tcPr>
            <w:tcW w:w="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01</w:t>
            </w:r>
          </w:p>
        </w:tc>
        <w:tc>
          <w:tcPr>
            <w:tcW w:w="38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rPr>
                <w:rFonts w:ascii="Times New Roman" w:hAnsi="Times New Roman" w:eastAsia="Calibri"/>
                <w:sz w:val="24"/>
                <w:szCs w:val="24"/>
              </w:rPr>
            </w:pPr>
            <w:r>
              <w:rPr>
                <w:rFonts w:eastAsia="Calibri" w:ascii="Times New Roman" w:hAnsi="Times New Roman"/>
                <w:sz w:val="24"/>
                <w:szCs w:val="24"/>
              </w:rPr>
              <w:t>Processor: Intel(R) core™ Duo CPU</w:t>
            </w:r>
          </w:p>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RAM:2 GB</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Windows 7</w:t>
            </w:r>
          </w:p>
        </w:tc>
        <w:tc>
          <w:tcPr>
            <w:tcW w:w="15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Chrome</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PASS</w:t>
            </w:r>
          </w:p>
        </w:tc>
      </w:tr>
      <w:tr>
        <w:trPr>
          <w:trHeight w:val="1" w:hRule="atLeast"/>
        </w:trPr>
        <w:tc>
          <w:tcPr>
            <w:tcW w:w="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02</w:t>
            </w:r>
          </w:p>
        </w:tc>
        <w:tc>
          <w:tcPr>
            <w:tcW w:w="38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rPr>
                <w:rFonts w:ascii="Times New Roman" w:hAnsi="Times New Roman" w:eastAsia="Calibri"/>
                <w:sz w:val="24"/>
                <w:szCs w:val="24"/>
              </w:rPr>
            </w:pPr>
            <w:r>
              <w:rPr>
                <w:rFonts w:eastAsia="Calibri" w:ascii="Times New Roman" w:hAnsi="Times New Roman"/>
                <w:sz w:val="24"/>
                <w:szCs w:val="24"/>
              </w:rPr>
              <w:t>Processor: Intel(R) core™ Duo CPU</w:t>
            </w:r>
          </w:p>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RAM:2 GB</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Windows 7</w:t>
            </w:r>
          </w:p>
        </w:tc>
        <w:tc>
          <w:tcPr>
            <w:tcW w:w="15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 xml:space="preserve">Mozilla </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PASS</w:t>
            </w:r>
          </w:p>
        </w:tc>
      </w:tr>
      <w:tr>
        <w:trPr>
          <w:trHeight w:val="1" w:hRule="atLeast"/>
        </w:trPr>
        <w:tc>
          <w:tcPr>
            <w:tcW w:w="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03</w:t>
            </w:r>
          </w:p>
        </w:tc>
        <w:tc>
          <w:tcPr>
            <w:tcW w:w="38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rPr>
                <w:rFonts w:ascii="Times New Roman" w:hAnsi="Times New Roman" w:eastAsia="Calibri"/>
                <w:sz w:val="24"/>
                <w:szCs w:val="24"/>
              </w:rPr>
            </w:pPr>
            <w:r>
              <w:rPr>
                <w:rFonts w:eastAsia="Calibri" w:ascii="Times New Roman" w:hAnsi="Times New Roman"/>
                <w:sz w:val="24"/>
                <w:szCs w:val="24"/>
              </w:rPr>
              <w:t>Processor: Intel(R) core i3</w:t>
            </w:r>
          </w:p>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RAM:4 GB</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Windows 10</w:t>
            </w:r>
          </w:p>
        </w:tc>
        <w:tc>
          <w:tcPr>
            <w:tcW w:w="15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 xml:space="preserve">Firefox  </w:t>
            </w:r>
          </w:p>
        </w:tc>
        <w:tc>
          <w:tcPr>
            <w:tcW w:w="16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FFFFF" w:val="clear"/>
          </w:tcPr>
          <w:p>
            <w:pPr>
              <w:pStyle w:val="Normal"/>
              <w:spacing w:lineRule="auto" w:line="240" w:before="0" w:after="200"/>
              <w:rPr>
                <w:rFonts w:ascii="Times New Roman" w:hAnsi="Times New Roman" w:eastAsia="Calibri"/>
                <w:sz w:val="24"/>
                <w:szCs w:val="24"/>
              </w:rPr>
            </w:pPr>
            <w:r>
              <w:rPr>
                <w:rFonts w:eastAsia="Calibri" w:ascii="Times New Roman" w:hAnsi="Times New Roman"/>
                <w:sz w:val="24"/>
                <w:szCs w:val="24"/>
              </w:rPr>
              <w:t>PASS</w:t>
            </w:r>
          </w:p>
        </w:tc>
      </w:tr>
    </w:tbl>
    <w:p>
      <w:pPr>
        <w:pStyle w:val="ListParagraph"/>
        <w:spacing w:lineRule="auto" w:line="360" w:before="0" w:after="0"/>
        <w:ind w:left="495" w:hanging="0"/>
        <w:contextualSpacing/>
        <w:rPr>
          <w:rFonts w:ascii="Times New Roman" w:hAnsi="Times New Roman"/>
        </w:rPr>
      </w:pPr>
      <w:r>
        <w:rPr>
          <w:rFonts w:ascii="Times New Roman" w:hAnsi="Times New Roman"/>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t>17</w:t>
      </w:r>
    </w:p>
    <w:p>
      <w:pPr>
        <w:pStyle w:val="Normal"/>
        <w:spacing w:before="0" w:after="0"/>
        <w:rPr>
          <w:rFonts w:ascii="Times New Roman" w:hAnsi="Times New Roman"/>
          <w:b/>
          <w:b/>
          <w:sz w:val="40"/>
          <w:szCs w:val="40"/>
        </w:rPr>
      </w:pPr>
      <w:r>
        <w:rPr>
          <w:rFonts w:ascii="Times New Roman" w:hAnsi="Times New Roman"/>
          <w:b/>
          <w:sz w:val="40"/>
          <w:szCs w:val="40"/>
        </w:rPr>
        <w:t>Defect Report</w:t>
        <w:tab/>
        <w:tab/>
        <w:tab/>
        <w:tab/>
        <w:tab/>
        <w:t xml:space="preserve">               Chapter </w:t>
      </w:r>
      <w:r>
        <mc:AlternateContent>
          <mc:Choice Requires="wps">
            <w:drawing>
              <wp:anchor behindDoc="0" distT="0" distB="0" distL="114300" distR="114300" simplePos="0" locked="0" layoutInCell="1" allowOverlap="1" relativeHeight="11">
                <wp:simplePos x="0" y="0"/>
                <wp:positionH relativeFrom="column">
                  <wp:posOffset>-69215</wp:posOffset>
                </wp:positionH>
                <wp:positionV relativeFrom="paragraph">
                  <wp:posOffset>337185</wp:posOffset>
                </wp:positionV>
                <wp:extent cx="4253865" cy="1270"/>
                <wp:effectExtent l="0" t="0" r="0" b="0"/>
                <wp:wrapNone/>
                <wp:docPr id="18"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7</w:t>
      </w:r>
      <w:r>
        <w:rPr>
          <w:rFonts w:ascii="Times New Roman" w:hAnsi="Times New Roman"/>
          <w:b/>
          <w:sz w:val="40"/>
          <w:szCs w:val="40"/>
        </w:rPr>
        <w:t xml:space="preserve"> </w:t>
      </w:r>
    </w:p>
    <w:p>
      <w:pPr>
        <w:pStyle w:val="Normal"/>
        <w:tabs>
          <w:tab w:val="left" w:pos="7384" w:leader="none"/>
        </w:tabs>
        <w:rPr>
          <w:rFonts w:ascii="Times New Roman" w:hAnsi="Times New Roman"/>
          <w:b/>
          <w:b/>
          <w:sz w:val="32"/>
          <w:szCs w:val="32"/>
        </w:rPr>
      </w:pPr>
      <w:r>
        <w:rPr>
          <w:rFonts w:ascii="Times New Roman" w:hAnsi="Times New Roman"/>
          <w:b/>
          <w:sz w:val="32"/>
          <w:szCs w:val="32"/>
        </w:rPr>
        <w:tab/>
      </w:r>
    </w:p>
    <w:p>
      <w:pPr>
        <w:pStyle w:val="ListParagraph"/>
        <w:numPr>
          <w:ilvl w:val="0"/>
          <w:numId w:val="6"/>
        </w:numPr>
        <w:spacing w:lineRule="auto" w:line="360" w:before="0" w:after="0"/>
        <w:ind w:left="270" w:hanging="450"/>
        <w:contextualSpacing/>
        <w:rPr>
          <w:rFonts w:ascii="Times New Roman" w:hAnsi="Times New Roman"/>
          <w:b/>
          <w:b/>
          <w:sz w:val="28"/>
          <w:szCs w:val="32"/>
        </w:rPr>
      </w:pPr>
      <w:r>
        <w:rPr>
          <w:rFonts w:ascii="Times New Roman" w:hAnsi="Times New Roman"/>
          <w:b/>
          <w:sz w:val="28"/>
          <w:szCs w:val="32"/>
        </w:rPr>
        <w:t xml:space="preserve"> </w:t>
      </w:r>
      <w:r>
        <w:rPr>
          <w:rFonts w:ascii="Times New Roman" w:hAnsi="Times New Roman"/>
          <w:b/>
          <w:sz w:val="28"/>
          <w:szCs w:val="32"/>
        </w:rPr>
        <w:t>Project Name: - “</w:t>
      </w:r>
      <w:r>
        <w:rPr>
          <w:rFonts w:ascii="Times New Roman" w:hAnsi="Times New Roman"/>
          <w:b/>
          <w:bCs/>
          <w:sz w:val="24"/>
          <w:szCs w:val="24"/>
        </w:rPr>
        <w:t>Automation Testing of Amazon.com, The E-Commerce Site</w:t>
      </w:r>
      <w:r>
        <w:rPr>
          <w:rFonts w:ascii="Times New Roman" w:hAnsi="Times New Roman"/>
          <w:b/>
          <w:sz w:val="28"/>
          <w:szCs w:val="32"/>
        </w:rPr>
        <w:t>”</w:t>
      </w:r>
    </w:p>
    <w:p>
      <w:pPr>
        <w:pStyle w:val="Normal"/>
        <w:spacing w:lineRule="auto" w:line="360" w:before="0" w:after="0"/>
        <w:rPr>
          <w:rFonts w:ascii="Times New Roman" w:hAnsi="Times New Roman"/>
          <w:b/>
          <w:b/>
          <w:sz w:val="28"/>
          <w:szCs w:val="32"/>
        </w:rPr>
      </w:pPr>
      <w:r>
        <w:rPr>
          <w:rFonts w:ascii="Times New Roman" w:hAnsi="Times New Roman"/>
          <w:b/>
          <w:sz w:val="28"/>
          <w:szCs w:val="32"/>
        </w:rPr>
      </w:r>
    </w:p>
    <w:p>
      <w:pPr>
        <w:pStyle w:val="ListParagraph"/>
        <w:numPr>
          <w:ilvl w:val="0"/>
          <w:numId w:val="6"/>
        </w:numPr>
        <w:spacing w:lineRule="auto" w:line="360" w:before="0" w:after="0"/>
        <w:ind w:left="270" w:hanging="450"/>
        <w:contextualSpacing/>
        <w:rPr>
          <w:rFonts w:ascii="Times New Roman" w:hAnsi="Times New Roman"/>
          <w:b/>
          <w:b/>
          <w:sz w:val="28"/>
          <w:szCs w:val="32"/>
        </w:rPr>
      </w:pPr>
      <w:r>
        <w:rPr>
          <w:rFonts w:ascii="Times New Roman" w:hAnsi="Times New Roman"/>
          <w:b/>
          <w:sz w:val="28"/>
          <w:szCs w:val="32"/>
        </w:rPr>
        <w:t>Defect ID: - D01</w:t>
      </w:r>
    </w:p>
    <w:p>
      <w:pPr>
        <w:pStyle w:val="ListParagraph"/>
        <w:rPr>
          <w:rFonts w:ascii="Times New Roman" w:hAnsi="Times New Roman"/>
          <w:b/>
          <w:b/>
          <w:sz w:val="28"/>
          <w:szCs w:val="32"/>
        </w:rPr>
      </w:pPr>
      <w:r>
        <w:rPr>
          <w:rFonts w:ascii="Times New Roman" w:hAnsi="Times New Roman"/>
          <w:b/>
          <w:sz w:val="28"/>
          <w:szCs w:val="32"/>
        </w:rPr>
      </w:r>
    </w:p>
    <w:p>
      <w:pPr>
        <w:pStyle w:val="ListParagraph"/>
        <w:numPr>
          <w:ilvl w:val="0"/>
          <w:numId w:val="6"/>
        </w:numPr>
        <w:spacing w:lineRule="auto" w:line="360" w:before="0" w:after="0"/>
        <w:ind w:left="270" w:hanging="450"/>
        <w:contextualSpacing/>
        <w:rPr>
          <w:rFonts w:ascii="Times New Roman" w:hAnsi="Times New Roman"/>
          <w:b/>
          <w:b/>
          <w:sz w:val="28"/>
          <w:szCs w:val="32"/>
        </w:rPr>
      </w:pPr>
      <w:r>
        <w:rPr>
          <w:rFonts w:ascii="Times New Roman" w:hAnsi="Times New Roman"/>
          <w:b/>
          <w:sz w:val="28"/>
          <w:szCs w:val="32"/>
        </w:rPr>
        <w:t xml:space="preserve">Title: - “Search Box Functionality” </w:t>
      </w:r>
    </w:p>
    <w:p>
      <w:pPr>
        <w:pStyle w:val="NormalWeb"/>
        <w:numPr>
          <w:ilvl w:val="0"/>
          <w:numId w:val="6"/>
        </w:numPr>
        <w:shd w:val="clear" w:color="auto" w:fill="FFFFFF"/>
        <w:spacing w:lineRule="auto" w:line="360" w:beforeAutospacing="0" w:before="0" w:afterAutospacing="0" w:after="0"/>
        <w:jc w:val="both"/>
        <w:rPr>
          <w:color w:val="333333"/>
          <w:szCs w:val="27"/>
        </w:rPr>
      </w:pPr>
      <w:r>
        <w:rPr>
          <w:color w:val="333333"/>
          <w:szCs w:val="27"/>
        </w:rPr>
        <w:t>A search box is a controlled element present in many GUI-based applications that is used to carry out search operations by the user.</w:t>
      </w:r>
    </w:p>
    <w:p>
      <w:pPr>
        <w:pStyle w:val="NormalWeb"/>
        <w:numPr>
          <w:ilvl w:val="0"/>
          <w:numId w:val="6"/>
        </w:numPr>
        <w:shd w:val="clear" w:color="auto" w:fill="FFFFFF"/>
        <w:spacing w:lineRule="auto" w:line="360" w:beforeAutospacing="0" w:before="0" w:afterAutospacing="0" w:after="184"/>
        <w:jc w:val="both"/>
        <w:rPr>
          <w:color w:val="333333"/>
          <w:szCs w:val="27"/>
        </w:rPr>
      </w:pPr>
      <w:r>
        <w:rPr>
          <w:color w:val="333333"/>
          <w:szCs w:val="27"/>
        </w:rPr>
        <w:t>Search boxes offer a convenient way to conduct searches. The search term or query is entered into the search box and then the search button is clicked. Some applications also allow the user to press the Enter key to initiate the search. The application acquires the text from the search box and matches it with the items in its database and returns the search results.</w:t>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ListParagraph"/>
        <w:numPr>
          <w:ilvl w:val="0"/>
          <w:numId w:val="6"/>
        </w:numPr>
        <w:spacing w:lineRule="auto" w:line="360" w:before="0" w:after="0"/>
        <w:ind w:left="270" w:hanging="450"/>
        <w:contextualSpacing/>
        <w:rPr>
          <w:rFonts w:ascii="Times New Roman" w:hAnsi="Times New Roman"/>
          <w:b/>
          <w:b/>
          <w:sz w:val="28"/>
          <w:szCs w:val="32"/>
        </w:rPr>
      </w:pPr>
      <w:r>
        <w:rPr>
          <w:rFonts w:ascii="Times New Roman" w:hAnsi="Times New Roman"/>
          <w:b/>
          <w:sz w:val="28"/>
          <w:szCs w:val="32"/>
        </w:rPr>
        <w:t>Defect / Enhancement: -</w:t>
      </w:r>
    </w:p>
    <w:p>
      <w:pPr>
        <w:pStyle w:val="NormalWeb"/>
        <w:numPr>
          <w:ilvl w:val="0"/>
          <w:numId w:val="6"/>
        </w:numPr>
        <w:shd w:val="clear" w:color="auto" w:fill="FFFFFF"/>
        <w:spacing w:lineRule="auto" w:line="360" w:beforeAutospacing="0" w:before="0" w:afterAutospacing="0" w:after="0"/>
        <w:jc w:val="both"/>
        <w:rPr>
          <w:color w:val="333333"/>
          <w:szCs w:val="27"/>
        </w:rPr>
      </w:pPr>
      <w:r>
        <w:rPr>
          <w:color w:val="333333"/>
          <w:szCs w:val="27"/>
        </w:rPr>
        <w:t>Search box should take an input from the user and display result related to entered query., and we must have to entered something in the search box so that it will process a result and display.</w:t>
      </w:r>
    </w:p>
    <w:p>
      <w:pPr>
        <w:pStyle w:val="NormalWeb"/>
        <w:numPr>
          <w:ilvl w:val="0"/>
          <w:numId w:val="6"/>
        </w:numPr>
        <w:shd w:val="clear" w:color="auto" w:fill="FFFFFF"/>
        <w:spacing w:lineRule="auto" w:line="360" w:beforeAutospacing="0" w:before="0" w:afterAutospacing="0" w:after="184"/>
        <w:jc w:val="both"/>
        <w:rPr>
          <w:color w:val="333333"/>
          <w:szCs w:val="27"/>
        </w:rPr>
      </w:pPr>
      <w:r>
        <w:rPr>
          <w:color w:val="333333"/>
          <w:szCs w:val="27"/>
        </w:rPr>
        <w:t xml:space="preserve"> </w:t>
      </w:r>
      <w:r>
        <w:rPr>
          <w:color w:val="333333"/>
          <w:szCs w:val="27"/>
        </w:rPr>
        <w:t>While testing we have observed that, the search box is not showing proper message for empty search for instance if search field is empty and user press search button it should display an ‘empty field’ message to the user. Which does not happen in given case. So, it should provide appropriate message regarding to this.</w:t>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NormalWeb"/>
        <w:shd w:val="clear" w:color="auto" w:fill="FFFFFF"/>
        <w:spacing w:lineRule="auto" w:line="360" w:beforeAutospacing="0" w:before="0" w:afterAutospacing="0" w:after="184"/>
        <w:ind w:left="720" w:hanging="0"/>
        <w:jc w:val="both"/>
        <w:rPr>
          <w:color w:val="333333"/>
          <w:szCs w:val="27"/>
        </w:rPr>
      </w:pPr>
      <w:r>
        <w:rPr>
          <w:color w:val="333333"/>
          <w:szCs w:val="27"/>
        </w:rPr>
      </w:r>
    </w:p>
    <w:p>
      <w:pPr>
        <w:pStyle w:val="NormalWeb"/>
        <w:shd w:val="clear" w:color="auto" w:fill="FFFFFF"/>
        <w:spacing w:lineRule="auto" w:line="360" w:beforeAutospacing="0" w:before="0" w:afterAutospacing="0" w:after="184"/>
        <w:ind w:left="720" w:hanging="0"/>
        <w:jc w:val="center"/>
        <w:rPr>
          <w:b/>
          <w:b/>
          <w:bCs/>
          <w:color w:val="333333"/>
          <w:szCs w:val="27"/>
        </w:rPr>
      </w:pPr>
      <w:r>
        <w:rPr/>
      </w:r>
    </w:p>
    <w:p>
      <w:pPr>
        <w:pStyle w:val="NormalWeb"/>
        <w:shd w:val="clear" w:color="auto" w:fill="FFFFFF"/>
        <w:spacing w:lineRule="auto" w:line="360" w:beforeAutospacing="0" w:before="0" w:afterAutospacing="0" w:after="184"/>
        <w:ind w:left="720" w:hanging="0"/>
        <w:jc w:val="center"/>
        <w:rPr>
          <w:b/>
          <w:b/>
          <w:bCs/>
          <w:color w:val="333333"/>
          <w:szCs w:val="27"/>
        </w:rPr>
      </w:pPr>
      <w:bookmarkStart w:id="0" w:name="_GoBack"/>
      <w:bookmarkEnd w:id="0"/>
      <w:r>
        <w:rPr>
          <w:b/>
          <w:bCs/>
          <w:color w:val="333333"/>
          <w:szCs w:val="27"/>
        </w:rPr>
        <w:t>18</w:t>
      </w:r>
    </w:p>
    <w:p>
      <w:pPr>
        <w:pStyle w:val="NormalWeb"/>
        <w:numPr>
          <w:ilvl w:val="0"/>
          <w:numId w:val="6"/>
        </w:numPr>
        <w:spacing w:lineRule="auto" w:line="360" w:before="0" w:after="0"/>
        <w:ind w:left="284" w:hanging="284"/>
        <w:jc w:val="both"/>
        <w:rPr>
          <w:b/>
          <w:b/>
          <w:bCs/>
          <w:color w:val="333333"/>
          <w:sz w:val="32"/>
          <w:szCs w:val="32"/>
        </w:rPr>
      </w:pPr>
      <w:r>
        <w:rPr>
          <w:b/>
          <w:bCs/>
          <w:color w:val="333333"/>
          <w:sz w:val="32"/>
          <w:szCs w:val="32"/>
        </w:rPr>
        <w:t>Priority:</w:t>
      </w:r>
    </w:p>
    <w:p>
      <w:pPr>
        <w:pStyle w:val="NormalWeb"/>
        <w:numPr>
          <w:ilvl w:val="0"/>
          <w:numId w:val="6"/>
        </w:numPr>
        <w:spacing w:lineRule="auto" w:line="360" w:before="0" w:after="184"/>
        <w:rPr>
          <w:b/>
          <w:b/>
          <w:bCs/>
          <w:color w:val="333333"/>
          <w:szCs w:val="27"/>
        </w:rPr>
      </w:pPr>
      <w:r>
        <w:rPr>
          <w:b/>
          <w:bCs/>
          <w:color w:val="333333"/>
          <w:szCs w:val="27"/>
        </w:rPr>
        <w:t>Medium</w:t>
      </w:r>
    </w:p>
    <w:p>
      <w:pPr>
        <w:pStyle w:val="NormalWeb"/>
        <w:numPr>
          <w:ilvl w:val="0"/>
          <w:numId w:val="8"/>
        </w:numPr>
        <w:spacing w:lineRule="auto" w:line="360" w:beforeAutospacing="0" w:before="0" w:afterAutospacing="0" w:after="184"/>
        <w:rPr>
          <w:color w:val="000000" w:themeColor="text1"/>
          <w:szCs w:val="27"/>
        </w:rPr>
      </w:pPr>
      <w:r>
        <w:rPr>
          <w:color w:val="000000" w:themeColor="text1"/>
          <w:szCs w:val="27"/>
        </w:rPr>
        <w:t>If search box left empty it should notify the user by displaying ‘Empty Box’ message.</w:t>
      </w:r>
    </w:p>
    <w:p>
      <w:pPr>
        <w:pStyle w:val="NormalWeb"/>
        <w:spacing w:lineRule="auto" w:line="360" w:beforeAutospacing="0" w:before="0" w:afterAutospacing="0" w:after="184"/>
        <w:ind w:left="720" w:hanging="0"/>
        <w:rPr>
          <w:color w:val="333333"/>
          <w:szCs w:val="27"/>
        </w:rPr>
      </w:pPr>
      <w:r>
        <w:rPr>
          <w:color w:val="333333"/>
          <w:szCs w:val="27"/>
        </w:rPr>
      </w:r>
    </w:p>
    <w:p>
      <w:pPr>
        <w:pStyle w:val="ListParagraph"/>
        <w:numPr>
          <w:ilvl w:val="0"/>
          <w:numId w:val="7"/>
        </w:numPr>
        <w:spacing w:lineRule="auto" w:line="360" w:before="0" w:after="0"/>
        <w:ind w:left="284" w:hanging="284"/>
        <w:contextualSpacing/>
        <w:rPr>
          <w:rFonts w:ascii="Times New Roman" w:hAnsi="Times New Roman"/>
          <w:b/>
          <w:b/>
          <w:sz w:val="32"/>
          <w:szCs w:val="32"/>
        </w:rPr>
      </w:pPr>
      <w:r>
        <w:rPr>
          <w:rFonts w:ascii="Times New Roman" w:hAnsi="Times New Roman"/>
          <w:b/>
          <w:sz w:val="32"/>
          <w:szCs w:val="32"/>
        </w:rPr>
        <w:t>Severity: -</w:t>
      </w:r>
    </w:p>
    <w:p>
      <w:pPr>
        <w:pStyle w:val="ListParagraph"/>
        <w:numPr>
          <w:ilvl w:val="0"/>
          <w:numId w:val="3"/>
        </w:numPr>
        <w:spacing w:lineRule="auto" w:line="360" w:before="0" w:after="0"/>
        <w:ind w:left="426" w:hanging="0"/>
        <w:contextualSpacing/>
        <w:rPr>
          <w:rFonts w:ascii="Times New Roman" w:hAnsi="Times New Roman"/>
          <w:b/>
          <w:b/>
          <w:sz w:val="32"/>
          <w:szCs w:val="32"/>
        </w:rPr>
      </w:pPr>
      <w:r>
        <w:rPr>
          <w:rFonts w:ascii="Times New Roman" w:hAnsi="Times New Roman"/>
          <w:b/>
          <w:sz w:val="24"/>
          <w:szCs w:val="24"/>
        </w:rPr>
        <w:t>Major</w:t>
      </w:r>
    </w:p>
    <w:p>
      <w:pPr>
        <w:pStyle w:val="ListParagraph"/>
        <w:numPr>
          <w:ilvl w:val="0"/>
          <w:numId w:val="8"/>
        </w:numPr>
        <w:spacing w:lineRule="auto" w:line="360" w:before="0" w:after="0"/>
        <w:contextualSpacing/>
        <w:rPr>
          <w:rFonts w:ascii="Times New Roman" w:hAnsi="Times New Roman"/>
          <w:bCs/>
          <w:sz w:val="24"/>
          <w:szCs w:val="24"/>
        </w:rPr>
      </w:pPr>
      <w:r>
        <w:rPr>
          <w:rFonts w:ascii="Times New Roman" w:hAnsi="Times New Roman"/>
          <w:bCs/>
          <w:sz w:val="24"/>
          <w:szCs w:val="24"/>
        </w:rPr>
        <w:t>Unable to display result.</w:t>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t>19</w:t>
      </w:r>
    </w:p>
    <w:p>
      <w:pPr>
        <w:pStyle w:val="Normal"/>
        <w:spacing w:before="0" w:after="0"/>
        <w:rPr>
          <w:rFonts w:ascii="Times New Roman" w:hAnsi="Times New Roman"/>
          <w:b/>
          <w:b/>
          <w:sz w:val="40"/>
          <w:szCs w:val="40"/>
        </w:rPr>
      </w:pPr>
      <w:r>
        <w:rPr>
          <w:rFonts w:ascii="Times New Roman" w:hAnsi="Times New Roman"/>
          <w:b/>
          <w:sz w:val="40"/>
          <w:szCs w:val="40"/>
        </w:rPr>
        <w:t>Conclusion</w:t>
        <w:tab/>
        <w:tab/>
        <w:tab/>
        <w:tab/>
        <w:tab/>
        <w:t xml:space="preserve">        </w:t>
        <w:tab/>
        <w:t xml:space="preserve">          Chapter </w:t>
      </w:r>
      <w:r>
        <mc:AlternateContent>
          <mc:Choice Requires="wps">
            <w:drawing>
              <wp:anchor behindDoc="0" distT="0" distB="0" distL="114300" distR="114300" simplePos="0" locked="0" layoutInCell="1" allowOverlap="1" relativeHeight="10">
                <wp:simplePos x="0" y="0"/>
                <wp:positionH relativeFrom="column">
                  <wp:posOffset>-69215</wp:posOffset>
                </wp:positionH>
                <wp:positionV relativeFrom="paragraph">
                  <wp:posOffset>337185</wp:posOffset>
                </wp:positionV>
                <wp:extent cx="4253865" cy="1270"/>
                <wp:effectExtent l="0" t="0" r="0" b="0"/>
                <wp:wrapNone/>
                <wp:docPr id="19" name=""/>
                <a:graphic xmlns:a="http://schemas.openxmlformats.org/drawingml/2006/main">
                  <a:graphicData uri="http://schemas.microsoft.com/office/word/2010/wordprocessingShape">
                    <wps:wsp>
                      <wps:cNvSpPr/>
                      <wps:spPr>
                        <a:xfrm>
                          <a:off x="0" y="0"/>
                          <a:ext cx="6060960" cy="0"/>
                        </a:xfrm>
                        <a:prstGeom prst="line">
                          <a:avLst/>
                        </a:prstGeom>
                        <a:ln w="19080">
                          <a:solidFill>
                            <a:srgbClr val="000000"/>
                          </a:solidFill>
                          <a:miter/>
                        </a:ln>
                      </wps:spPr>
                      <wps:style>
                        <a:lnRef idx="0"/>
                        <a:fillRef idx="0"/>
                        <a:effectRef idx="0"/>
                        <a:fontRef idx="minor"/>
                      </wps:style>
                      <wps:bodyPr/>
                    </wps:wsp>
                  </a:graphicData>
                </a:graphic>
              </wp:anchor>
            </w:drawing>
          </mc:Choice>
          <mc:Fallback>
            <w:pict>
              <v:line id="shape_0" from="-5.45pt,26.55pt" to="471.75pt,26.55pt" stroked="t" style="position:absolute">
                <v:stroke color="black" weight="19080" joinstyle="miter" endcap="flat"/>
                <v:fill o:detectmouseclick="t" on="false"/>
              </v:line>
            </w:pict>
          </mc:Fallback>
        </mc:AlternateContent>
      </w:r>
      <w:r>
        <w:rPr>
          <w:rFonts w:ascii="Times New Roman" w:hAnsi="Times New Roman"/>
          <w:b/>
          <w:sz w:val="40"/>
          <w:szCs w:val="40"/>
        </w:rPr>
        <w:t>7</w:t>
      </w:r>
    </w:p>
    <w:p>
      <w:pPr>
        <w:pStyle w:val="Normal"/>
        <w:rPr>
          <w:rFonts w:ascii="Times New Roman" w:hAnsi="Times New Roman"/>
          <w:b/>
          <w:b/>
          <w:sz w:val="32"/>
          <w:szCs w:val="32"/>
        </w:rPr>
      </w:pPr>
      <w:r>
        <w:rPr>
          <w:rFonts w:ascii="Times New Roman" w:hAnsi="Times New Roman"/>
          <w:b/>
          <w:sz w:val="32"/>
          <w:szCs w:val="32"/>
        </w:rPr>
      </w:r>
    </w:p>
    <w:p>
      <w:pPr>
        <w:pStyle w:val="Normal"/>
        <w:spacing w:lineRule="auto" w:line="360"/>
        <w:jc w:val="both"/>
        <w:rPr>
          <w:rFonts w:ascii="Times New Roman" w:hAnsi="Times New Roman"/>
          <w:color w:val="000000"/>
          <w:sz w:val="24"/>
          <w:szCs w:val="24"/>
        </w:rPr>
      </w:pPr>
      <w:r>
        <w:rPr>
          <w:rFonts w:ascii="Times New Roman" w:hAnsi="Times New Roman"/>
          <w:sz w:val="24"/>
          <w:szCs w:val="24"/>
        </w:rPr>
        <w:tab/>
      </w:r>
      <w:r>
        <w:rPr>
          <w:rFonts w:ascii="Times New Roman" w:hAnsi="Times New Roman"/>
          <w:color w:val="000000"/>
          <w:sz w:val="24"/>
          <w:szCs w:val="24"/>
        </w:rPr>
        <w:t xml:space="preserve">Hence, we performed web automation testing using selenium web driver successfully on a Amazon Website for different module of the website such as Login Page, Search Bar, Add-to-Cart Page. By testing this application, we come to know that every application has some defects that to be fixed. It helps to make the software user friendly. </w:t>
      </w:r>
    </w:p>
    <w:p>
      <w:pPr>
        <w:pStyle w:val="Normal"/>
        <w:spacing w:lineRule="auto" w:line="360" w:before="0" w:after="0"/>
        <w:jc w:val="both"/>
        <w:rPr>
          <w:rFonts w:ascii="Times New Roman" w:hAnsi="Times New Roman"/>
          <w:color w:val="000000"/>
          <w:sz w:val="24"/>
          <w:szCs w:val="24"/>
        </w:rPr>
      </w:pPr>
      <w:r>
        <w:rPr>
          <w:rFonts w:ascii="Times New Roman" w:hAnsi="Times New Roman"/>
          <w:color w:val="000000"/>
          <w:sz w:val="24"/>
          <w:szCs w:val="24"/>
        </w:rPr>
        <w:tab/>
        <w:t>We have concluded that the testing is must to be done on every application before sending it to the end user.</w:t>
      </w:r>
    </w:p>
    <w:p>
      <w:pPr>
        <w:pStyle w:val="ListParagraph"/>
        <w:spacing w:lineRule="auto" w:line="360" w:before="0" w:after="0"/>
        <w:ind w:left="0" w:hanging="0"/>
        <w:contextualSpacing/>
        <w:jc w:val="both"/>
        <w:rPr>
          <w:rFonts w:ascii="Times New Roman" w:hAnsi="Times New Roman"/>
          <w:sz w:val="24"/>
          <w:szCs w:val="24"/>
        </w:rPr>
      </w:pPr>
      <w:r>
        <w:rPr>
          <w:rFonts w:ascii="Times New Roman" w:hAnsi="Times New Roman"/>
          <w:sz w:val="24"/>
          <w:szCs w:val="24"/>
        </w:rPr>
      </w:r>
    </w:p>
    <w:p>
      <w:pPr>
        <w:pStyle w:val="ListParagraph"/>
        <w:spacing w:lineRule="auto" w:line="360" w:before="0" w:after="0"/>
        <w:ind w:left="0" w:hanging="0"/>
        <w:contextualSpacing/>
        <w:jc w:val="both"/>
        <w:rPr>
          <w:rFonts w:ascii="Times New Roman" w:hAnsi="Times New Roman"/>
        </w:rPr>
      </w:pPr>
      <w:r>
        <w:rPr>
          <w:rFonts w:ascii="Times New Roman" w:hAnsi="Times New Roman"/>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rPr>
          <w:rFonts w:ascii="Times New Roman" w:hAnsi="Times New Roman"/>
          <w:b/>
          <w:b/>
          <w:sz w:val="32"/>
          <w:szCs w:val="32"/>
        </w:rPr>
      </w:pPr>
      <w:r>
        <w:rPr>
          <w:rFonts w:ascii="Times New Roman" w:hAnsi="Times New Roman"/>
          <w:b/>
          <w:sz w:val="32"/>
          <w:szCs w:val="32"/>
        </w:rPr>
      </w:r>
    </w:p>
    <w:p>
      <w:pPr>
        <w:pStyle w:val="Normal"/>
        <w:spacing w:lineRule="auto" w:line="360" w:before="0" w:after="0"/>
        <w:jc w:val="center"/>
        <w:rPr>
          <w:rFonts w:ascii="Times New Roman" w:hAnsi="Times New Roman"/>
          <w:b/>
          <w:b/>
        </w:rPr>
      </w:pPr>
      <w:r>
        <w:rPr>
          <w:rFonts w:ascii="Times New Roman" w:hAnsi="Times New Roman"/>
          <w:b/>
        </w:rPr>
      </w:r>
    </w:p>
    <w:p>
      <w:pPr>
        <w:pStyle w:val="Normal"/>
        <w:spacing w:lineRule="auto" w:line="360" w:before="0" w:after="0"/>
        <w:jc w:val="center"/>
        <w:rPr>
          <w:rFonts w:ascii="Times New Roman" w:hAnsi="Times New Roman"/>
          <w:b/>
          <w:b/>
        </w:rPr>
      </w:pPr>
      <w:r>
        <w:rPr>
          <w:rFonts w:ascii="Times New Roman" w:hAnsi="Times New Roman"/>
          <w:b/>
        </w:rPr>
        <w:t>20</w:t>
      </w:r>
    </w:p>
    <w:p>
      <w:pPr>
        <w:pStyle w:val="ListParagraph"/>
        <w:tabs>
          <w:tab w:val="left" w:pos="3148" w:leader="none"/>
        </w:tabs>
        <w:spacing w:lineRule="auto" w:line="360" w:before="0" w:after="0"/>
        <w:ind w:left="90" w:hanging="0"/>
        <w:contextualSpacing/>
        <w:jc w:val="both"/>
        <w:rPr>
          <w:rFonts w:ascii="Times New Roman" w:hAnsi="Times New Roman"/>
        </w:rPr>
      </w:pPr>
      <w:r>
        <mc:AlternateContent>
          <mc:Choice Requires="wps">
            <w:drawing>
              <wp:anchor behindDoc="0" distT="0" distB="0" distL="114300" distR="114300" simplePos="0" locked="0" layoutInCell="1" allowOverlap="1" relativeHeight="4">
                <wp:simplePos x="0" y="0"/>
                <wp:positionH relativeFrom="column">
                  <wp:posOffset>-10160</wp:posOffset>
                </wp:positionH>
                <wp:positionV relativeFrom="paragraph">
                  <wp:posOffset>330835</wp:posOffset>
                </wp:positionV>
                <wp:extent cx="4408805" cy="1270"/>
                <wp:effectExtent l="0" t="0" r="0" b="0"/>
                <wp:wrapNone/>
                <wp:docPr id="20" name=""/>
                <a:graphic xmlns:a="http://schemas.openxmlformats.org/drawingml/2006/main">
                  <a:graphicData uri="http://schemas.microsoft.com/office/word/2010/wordprocessingShape">
                    <wps:wsp>
                      <wps:cNvSpPr/>
                      <wps:spPr>
                        <a:xfrm>
                          <a:off x="0" y="0"/>
                          <a:ext cx="62812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0.8pt,26.05pt" to="493.75pt,26.05pt" stroked="t" style="position:absolute">
                <v:stroke color="black" weight="19080" joinstyle="round" endcap="flat"/>
                <v:fill o:detectmouseclick="t" on="false"/>
              </v:line>
            </w:pict>
          </mc:Fallback>
        </mc:AlternateContent>
      </w:r>
      <w:r>
        <w:rPr>
          <w:rFonts w:ascii="Times New Roman" w:hAnsi="Times New Roman"/>
          <w:b/>
          <w:sz w:val="40"/>
          <w:szCs w:val="40"/>
        </w:rPr>
        <w:t>R</w:t>
      </w:r>
      <w:r>
        <w:rPr>
          <w:rFonts w:ascii="Times New Roman" w:hAnsi="Times New Roman"/>
          <w:b/>
          <w:sz w:val="40"/>
          <w:szCs w:val="40"/>
        </w:rPr>
        <w:t>eferences</w:t>
        <w:tab/>
      </w:r>
    </w:p>
    <w:p>
      <w:pPr>
        <w:pStyle w:val="ListParagraph"/>
        <w:spacing w:lineRule="auto" w:line="360" w:before="0" w:after="0"/>
        <w:ind w:left="0" w:hanging="0"/>
        <w:contextualSpacing/>
        <w:jc w:val="both"/>
        <w:rPr>
          <w:rFonts w:ascii="Times New Roman" w:hAnsi="Times New Roman"/>
          <w:sz w:val="24"/>
          <w:szCs w:val="24"/>
        </w:rPr>
      </w:pPr>
      <w:r>
        <w:rPr>
          <w:rFonts w:ascii="Times New Roman" w:hAnsi="Times New Roman"/>
          <w:sz w:val="24"/>
          <w:szCs w:val="24"/>
        </w:rPr>
      </w:r>
    </w:p>
    <w:p>
      <w:pPr>
        <w:pStyle w:val="ListParagraph"/>
        <w:numPr>
          <w:ilvl w:val="0"/>
          <w:numId w:val="4"/>
        </w:numPr>
        <w:spacing w:lineRule="auto" w:line="360" w:before="0" w:after="0"/>
        <w:contextualSpacing/>
        <w:jc w:val="both"/>
        <w:rPr/>
      </w:pPr>
      <w:hyperlink r:id="rId12">
        <w:r>
          <w:rPr>
            <w:rStyle w:val="InternetLink"/>
            <w:rFonts w:eastAsia="SimSun" w:ascii="Times New Roman" w:hAnsi="Times New Roman"/>
            <w:sz w:val="24"/>
            <w:szCs w:val="24"/>
            <w:highlight w:val="white"/>
          </w:rPr>
          <w:t>www.wikipedia.com</w:t>
        </w:r>
      </w:hyperlink>
    </w:p>
    <w:p>
      <w:pPr>
        <w:pStyle w:val="ListParagraph"/>
        <w:numPr>
          <w:ilvl w:val="0"/>
          <w:numId w:val="4"/>
        </w:numPr>
        <w:spacing w:lineRule="auto" w:line="360" w:before="0" w:after="0"/>
        <w:contextualSpacing/>
        <w:jc w:val="both"/>
        <w:rPr/>
      </w:pPr>
      <w:hyperlink r:id="rId13">
        <w:r>
          <w:rPr>
            <w:rStyle w:val="InternetLink"/>
            <w:rFonts w:eastAsia="SimSun" w:ascii="Times New Roman" w:hAnsi="Times New Roman"/>
            <w:sz w:val="24"/>
            <w:szCs w:val="24"/>
            <w:highlight w:val="white"/>
          </w:rPr>
          <w:t>www.google.com</w:t>
        </w:r>
      </w:hyperlink>
    </w:p>
    <w:p>
      <w:pPr>
        <w:pStyle w:val="ListParagraph"/>
        <w:numPr>
          <w:ilvl w:val="0"/>
          <w:numId w:val="4"/>
        </w:numPr>
        <w:spacing w:lineRule="auto" w:line="360" w:before="0" w:after="0"/>
        <w:contextualSpacing/>
        <w:jc w:val="both"/>
        <w:rPr/>
      </w:pPr>
      <w:hyperlink r:id="rId14">
        <w:r>
          <w:rPr>
            <w:rStyle w:val="InternetLink"/>
            <w:rFonts w:ascii="Times New Roman" w:hAnsi="Times New Roman"/>
            <w:sz w:val="24"/>
            <w:szCs w:val="24"/>
          </w:rPr>
          <w:t>www.seleniumhq.org</w:t>
        </w:r>
      </w:hyperlink>
    </w:p>
    <w:p>
      <w:pPr>
        <w:pStyle w:val="ListParagraph"/>
        <w:numPr>
          <w:ilvl w:val="0"/>
          <w:numId w:val="4"/>
        </w:numPr>
        <w:spacing w:lineRule="auto" w:line="360" w:before="0" w:after="0"/>
        <w:contextualSpacing/>
        <w:jc w:val="both"/>
        <w:rPr>
          <w:rFonts w:ascii="Times New Roman" w:hAnsi="Times New Roman"/>
          <w:color w:val="333333"/>
          <w:sz w:val="24"/>
          <w:szCs w:val="24"/>
        </w:rPr>
      </w:pPr>
      <w:r>
        <w:rPr>
          <w:rFonts w:ascii="Times New Roman" w:hAnsi="Times New Roman"/>
          <w:color w:val="333333"/>
          <w:sz w:val="24"/>
          <w:szCs w:val="24"/>
        </w:rPr>
        <w:t xml:space="preserve">Software Testing and Quality Assurance [Wagh K. S., PO310A] </w:t>
      </w:r>
    </w:p>
    <w:p>
      <w:pPr>
        <w:pStyle w:val="Normal"/>
        <w:tabs>
          <w:tab w:val="left" w:pos="720" w:leader="none"/>
          <w:tab w:val="left" w:pos="810" w:leader="none"/>
          <w:tab w:val="left" w:pos="1080" w:leader="none"/>
          <w:tab w:val="left" w:pos="1260" w:leader="none"/>
        </w:tabs>
        <w:spacing w:lineRule="auto" w:line="360" w:before="0" w:after="0"/>
        <w:ind w:left="735" w:hanging="0"/>
        <w:jc w:val="both"/>
        <w:rPr>
          <w:rFonts w:ascii="Times New Roman" w:hAnsi="Times New Roman"/>
          <w:sz w:val="24"/>
          <w:szCs w:val="24"/>
        </w:rPr>
      </w:pPr>
      <w:r>
        <w:rPr>
          <w:rFonts w:ascii="Times New Roman" w:hAnsi="Times New Roman"/>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200"/>
        <w:jc w:val="center"/>
        <w:rPr/>
      </w:pPr>
      <w:r>
        <w:rPr>
          <w:rFonts w:ascii="Times New Roman" w:hAnsi="Times New Roman"/>
          <w:b/>
          <w:bCs/>
        </w:rPr>
        <w:t>21</w:t>
      </w:r>
    </w:p>
    <w:sectPr>
      <w:type w:val="nextPage"/>
      <w:pgSz w:w="11906" w:h="16838"/>
      <w:pgMar w:left="1440" w:right="1260" w:header="0" w:top="1418" w:footer="0" w:bottom="709" w:gutter="0"/>
      <w:pgBorders w:display="allPages" w:offsetFrom="page">
        <w:top w:val="thickThinSmallGap" w:sz="24" w:space="28" w:color="000000"/>
        <w:left w:val="thickThinSmallGap" w:sz="24" w:space="37" w:color="000000"/>
        <w:bottom w:val="thickThinSmallGap" w:sz="24" w:space="28" w:color="000000"/>
        <w:right w:val="thickThinSmallGap" w:sz="24" w:space="19" w:color="000000"/>
      </w:pgBorders>
      <w:pgNumType w:start="1"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 w:name="Courier New">
    <w:charset w:val="01"/>
    <w:family w:val="roman"/>
    <w:pitch w:val="variable"/>
  </w:font>
  <w:font w:name="Cambria">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5"/>
      <w:numFmt w:val="bullet"/>
      <w:lvlText w:val="-"/>
      <w:lvlJc w:val="left"/>
      <w:pPr>
        <w:ind w:left="1080" w:hanging="360"/>
      </w:pPr>
      <w:rPr>
        <w:rFonts w:ascii="Times New Roman" w:hAnsi="Times New Roman" w:cs="Times New Roman" w:hint="default"/>
        <w:sz w:val="24"/>
        <w:b/>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20"/>
  <w:compat>
    <w:doNotExpandShiftReturn/>
  </w:compat>
  <w:compat>
    <w:compatSetting w:name="compatibilityMode" w:uri="http://schemas.microsoft.com/office/word" w:val="12"/>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mr-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859f2"/>
    <w:pPr>
      <w:widowControl/>
      <w:bidi w:val="0"/>
      <w:spacing w:lineRule="auto" w:line="276" w:before="0" w:after="200"/>
      <w:jc w:val="left"/>
    </w:pPr>
    <w:rPr>
      <w:rFonts w:ascii="Calibri" w:hAnsi="Calibri" w:eastAsia="Times New Roman" w:cs="Times New Roman"/>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7859f2"/>
    <w:rPr>
      <w:i/>
      <w:iCs/>
    </w:rPr>
  </w:style>
  <w:style w:type="character" w:styleId="InternetLink">
    <w:name w:val="Internet Link"/>
    <w:basedOn w:val="DefaultParagraphFont"/>
    <w:uiPriority w:val="99"/>
    <w:unhideWhenUsed/>
    <w:qFormat/>
    <w:rsid w:val="007859f2"/>
    <w:rPr>
      <w:color w:val="0000FF" w:themeColor="hyperlink"/>
      <w:u w:val="single"/>
    </w:rPr>
  </w:style>
  <w:style w:type="character" w:styleId="Appleconvertedspace" w:customStyle="1">
    <w:name w:val="apple-converted-space"/>
    <w:qFormat/>
    <w:rsid w:val="007859f2"/>
    <w:rPr/>
  </w:style>
  <w:style w:type="character" w:styleId="BalloonTextChar" w:customStyle="1">
    <w:name w:val="Balloon Text Char"/>
    <w:basedOn w:val="DefaultParagraphFont"/>
    <w:link w:val="BalloonText"/>
    <w:uiPriority w:val="99"/>
    <w:semiHidden/>
    <w:qFormat/>
    <w:rsid w:val="007859f2"/>
    <w:rPr>
      <w:rFonts w:ascii="Tahoma" w:hAnsi="Tahoma" w:eastAsia="Times New Roman" w:cs="Tahoma"/>
      <w:sz w:val="16"/>
      <w:szCs w:val="16"/>
    </w:rPr>
  </w:style>
  <w:style w:type="character" w:styleId="Domtooltips" w:customStyle="1">
    <w:name w:val="domtooltips"/>
    <w:basedOn w:val="DefaultParagraphFont"/>
    <w:qFormat/>
    <w:rsid w:val="007859f2"/>
    <w:rPr/>
  </w:style>
  <w:style w:type="character" w:styleId="Strong">
    <w:name w:val="Strong"/>
    <w:basedOn w:val="DefaultParagraphFont"/>
    <w:uiPriority w:val="22"/>
    <w:qFormat/>
    <w:rsid w:val="004f1f3a"/>
    <w:rPr>
      <w:b/>
      <w:bCs/>
    </w:rPr>
  </w:style>
  <w:style w:type="character" w:styleId="PlainTextChar" w:customStyle="1">
    <w:name w:val="Plain Text Char"/>
    <w:basedOn w:val="DefaultParagraphFont"/>
    <w:link w:val="PlainText"/>
    <w:uiPriority w:val="99"/>
    <w:qFormat/>
    <w:rsid w:val="008705c5"/>
    <w:rPr>
      <w:rFonts w:ascii="Consolas" w:hAnsi="Consolas" w:eastAsia="Calibri" w:cs="Consolas" w:eastAsiaTheme="minorHAnsi"/>
      <w:sz w:val="21"/>
      <w:szCs w:val="21"/>
      <w:lang w:val="en-US" w:eastAsia="en-US" w:bidi="ar-S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ascii="Times New Roman" w:hAnsi="Times New Roman" w:eastAsia="Times New Roman" w:cs="Times New Roman"/>
      <w:b/>
      <w:sz w:val="24"/>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ascii="Times New Roman" w:hAnsi="Times New Roman"/>
      <w:color w:val="000000"/>
    </w:rPr>
  </w:style>
  <w:style w:type="character" w:styleId="ListLabel36">
    <w:name w:val="ListLabel 36"/>
    <w:qFormat/>
    <w:rPr>
      <w:rFonts w:ascii="Times New Roman" w:hAnsi="Times New Roman" w:eastAsia="SimSun"/>
      <w:sz w:val="24"/>
      <w:szCs w:val="24"/>
      <w:shd w:fill="FFFFFF" w:val="clear"/>
    </w:rPr>
  </w:style>
  <w:style w:type="character" w:styleId="ListLabel37">
    <w:name w:val="ListLabel 37"/>
    <w:qFormat/>
    <w:rPr>
      <w:rFonts w:ascii="Times New Roman" w:hAnsi="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7859f2"/>
    <w:pPr>
      <w:spacing w:lineRule="auto" w:line="240" w:before="0" w:after="0"/>
    </w:pPr>
    <w:rPr>
      <w:rFonts w:ascii="Tahoma" w:hAnsi="Tahoma" w:cs="Tahoma"/>
      <w:sz w:val="16"/>
      <w:szCs w:val="16"/>
    </w:rPr>
  </w:style>
  <w:style w:type="paragraph" w:styleId="NormalWeb">
    <w:name w:val="Normal (Web)"/>
    <w:basedOn w:val="Normal"/>
    <w:uiPriority w:val="99"/>
    <w:qFormat/>
    <w:rsid w:val="007859f2"/>
    <w:pPr>
      <w:spacing w:lineRule="auto" w:line="240" w:beforeAutospacing="1" w:afterAutospacing="1"/>
    </w:pPr>
    <w:rPr>
      <w:rFonts w:ascii="Times New Roman" w:hAnsi="Times New Roman"/>
      <w:sz w:val="24"/>
      <w:szCs w:val="24"/>
    </w:rPr>
  </w:style>
  <w:style w:type="paragraph" w:styleId="ListParagraph">
    <w:name w:val="List Paragraph"/>
    <w:basedOn w:val="Normal"/>
    <w:qFormat/>
    <w:rsid w:val="007859f2"/>
    <w:pPr>
      <w:spacing w:before="0" w:after="200"/>
      <w:ind w:left="720" w:hanging="0"/>
      <w:contextualSpacing/>
    </w:pPr>
    <w:rPr/>
  </w:style>
  <w:style w:type="paragraph" w:styleId="PlainText">
    <w:name w:val="Plain Text"/>
    <w:basedOn w:val="Normal"/>
    <w:link w:val="PlainTextChar"/>
    <w:uiPriority w:val="99"/>
    <w:unhideWhenUsed/>
    <w:qFormat/>
    <w:rsid w:val="008705c5"/>
    <w:pPr>
      <w:spacing w:lineRule="auto" w:line="240" w:before="0" w:after="0"/>
    </w:pPr>
    <w:rPr>
      <w:rFonts w:ascii="Consolas" w:hAnsi="Consolas" w:eastAsia="Calibri" w:cs="Consolas" w:eastAsiaTheme="minorHAnsi"/>
      <w:sz w:val="21"/>
      <w:szCs w:val="21"/>
    </w:rPr>
  </w:style>
  <w:style w:type="paragraph" w:styleId="Revision">
    <w:name w:val="Revision"/>
    <w:uiPriority w:val="99"/>
    <w:semiHidden/>
    <w:qFormat/>
    <w:rsid w:val="00756224"/>
    <w:pPr>
      <w:widowControl/>
      <w:bidi w:val="0"/>
      <w:spacing w:lineRule="auto" w:line="240" w:before="0" w:after="0"/>
      <w:jc w:val="left"/>
    </w:pPr>
    <w:rPr>
      <w:rFonts w:ascii="Calibri" w:hAnsi="Calibri" w:eastAsia="Times New Roman" w:cs="Times New Roman"/>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qFormat/>
    <w:rsid w:val="007859f2"/>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39"/>
    <w:qFormat/>
    <w:rsid w:val="007859f2"/>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www.amazon.com/" TargetMode="External"/><Relationship Id="rId5" Type="http://schemas.openxmlformats.org/officeDocument/2006/relationships/hyperlink" Target="http://www.amazon.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www.wikipedia.com/" TargetMode="External"/><Relationship Id="rId13" Type="http://schemas.openxmlformats.org/officeDocument/2006/relationships/hyperlink" Target="http://www.google.com/" TargetMode="External"/><Relationship Id="rId14" Type="http://schemas.openxmlformats.org/officeDocument/2006/relationships/hyperlink" Target="http://www.seleniumhq.org/"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9"/>
    <customShpInfo spid="_x0000_s1027"/>
    <customShpInfo spid="_x0000_s1030"/>
    <customShpInfo spid="_x0000_s1031"/>
    <customShpInfo spid="_x0000_s1032"/>
    <customShpInfo spid="_x0000_s1033"/>
    <customShpInfo spid="_x0000_s1034"/>
    <customShpInfo spid="_x0000_s1028"/>
  </customShpExts>
</s:customData>
</file>

<file path=customXml/itemProps1.xml><?xml version="1.0" encoding="utf-8"?>
<ds:datastoreItem xmlns:ds="http://schemas.openxmlformats.org/officeDocument/2006/customXml" ds:itemID="{0E3A7E61-A5B3-4BBE-8D39-61DBE65D9AB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Application>LibreOffice/6.0.6.2$Linux_X86_64 LibreOffice_project/00m0$Build-2</Application>
  <Pages>28</Pages>
  <Words>2454</Words>
  <Characters>14735</Characters>
  <CharactersWithSpaces>17259</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2018-10-05T05:35:00Z</dcterms:created>
  <dc:creator>NEW_COMP_SLII_19</dc:creator>
  <dc:description/>
  <dc:language>en-IN</dc:language>
  <cp:lastModifiedBy/>
  <cp:lastPrinted>2018-10-21T08:21:00Z</cp:lastPrinted>
  <dcterms:modified xsi:type="dcterms:W3CDTF">2018-11-05T19:00:24Z</dcterms:modified>
  <cp:revision>487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1033-10.2.0.6020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